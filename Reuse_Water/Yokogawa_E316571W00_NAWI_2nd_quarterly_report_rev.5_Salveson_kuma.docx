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04627835"/>
        <w:docPartObj>
          <w:docPartGallery w:val="Cover Pages"/>
          <w:docPartUnique/>
        </w:docPartObj>
      </w:sdtPr>
      <w:sdtEndPr>
        <w:rPr>
          <w:rFonts w:ascii="Arial" w:hAnsi="Arial" w:cs="Arial"/>
        </w:rPr>
      </w:sdtEndPr>
      <w:sdtContent>
        <w:p w14:paraId="587C20C4" w14:textId="77777777" w:rsidR="00645E65" w:rsidRDefault="00645E65" w:rsidP="00645E65">
          <w:pPr>
            <w:jc w:val="center"/>
          </w:pPr>
        </w:p>
        <w:p w14:paraId="3D742FB3" w14:textId="77777777" w:rsidR="00645E65" w:rsidRDefault="00645E65" w:rsidP="00645E65">
          <w:pPr>
            <w:jc w:val="center"/>
          </w:pPr>
        </w:p>
        <w:p w14:paraId="739E3E3B" w14:textId="77777777" w:rsidR="00645E65" w:rsidRDefault="00645E65" w:rsidP="00645E65">
          <w:pPr>
            <w:jc w:val="center"/>
          </w:pPr>
        </w:p>
        <w:p w14:paraId="0D6A834F" w14:textId="77777777" w:rsidR="00645E65" w:rsidRDefault="00645E65" w:rsidP="00645E65">
          <w:pPr>
            <w:jc w:val="center"/>
          </w:pPr>
        </w:p>
        <w:p w14:paraId="018F18FA" w14:textId="77777777" w:rsidR="00645E65" w:rsidRDefault="00645E65" w:rsidP="00645E65">
          <w:pPr>
            <w:jc w:val="center"/>
          </w:pPr>
        </w:p>
        <w:p w14:paraId="369098E9" w14:textId="77777777" w:rsidR="00645E65" w:rsidRDefault="00645E65" w:rsidP="00645E65">
          <w:pPr>
            <w:jc w:val="center"/>
          </w:pPr>
        </w:p>
        <w:p w14:paraId="109C0661" w14:textId="77777777" w:rsidR="00645E65" w:rsidRDefault="00645E65" w:rsidP="00645E65">
          <w:pPr>
            <w:jc w:val="center"/>
          </w:pPr>
        </w:p>
        <w:p w14:paraId="112AF76B" w14:textId="6446F118" w:rsidR="00645E65" w:rsidRPr="00AC6390" w:rsidRDefault="00645E65" w:rsidP="00645E65">
          <w:pPr>
            <w:jc w:val="center"/>
            <w:rPr>
              <w:sz w:val="60"/>
              <w:szCs w:val="60"/>
            </w:rPr>
          </w:pPr>
          <w:r w:rsidRPr="00AC6390">
            <w:rPr>
              <w:sz w:val="60"/>
              <w:szCs w:val="60"/>
            </w:rPr>
            <w:t>Yokogawa</w:t>
          </w:r>
        </w:p>
        <w:p w14:paraId="1C0E1109" w14:textId="7E9BD6C7" w:rsidR="00645E65" w:rsidRPr="00490472" w:rsidRDefault="00645E65" w:rsidP="00645E65">
          <w:pPr>
            <w:jc w:val="center"/>
            <w:rPr>
              <w:sz w:val="60"/>
              <w:szCs w:val="60"/>
            </w:rPr>
          </w:pPr>
          <w:r w:rsidRPr="00490472">
            <w:rPr>
              <w:sz w:val="60"/>
              <w:szCs w:val="60"/>
            </w:rPr>
            <w:t xml:space="preserve">NAWI Q2 </w:t>
          </w:r>
          <w:r w:rsidR="00490472" w:rsidRPr="00490472">
            <w:rPr>
              <w:sz w:val="60"/>
              <w:szCs w:val="60"/>
            </w:rPr>
            <w:t xml:space="preserve">2023 </w:t>
          </w:r>
          <w:r w:rsidRPr="00490472">
            <w:rPr>
              <w:sz w:val="60"/>
              <w:szCs w:val="60"/>
            </w:rPr>
            <w:t>Quarterly Report</w:t>
          </w:r>
        </w:p>
        <w:p w14:paraId="1DEC02D4" w14:textId="7386A3F9" w:rsidR="00645E65" w:rsidRDefault="00645E65" w:rsidP="00645E65">
          <w:pPr>
            <w:jc w:val="center"/>
            <w:rPr>
              <w:sz w:val="72"/>
              <w:szCs w:val="72"/>
            </w:rPr>
          </w:pPr>
        </w:p>
        <w:p w14:paraId="0F4D7B13" w14:textId="2A7745DF" w:rsidR="00490472" w:rsidRDefault="00490472" w:rsidP="00645E65">
          <w:pPr>
            <w:jc w:val="center"/>
            <w:rPr>
              <w:sz w:val="72"/>
              <w:szCs w:val="72"/>
            </w:rPr>
          </w:pPr>
        </w:p>
        <w:p w14:paraId="3CC037CE" w14:textId="77777777" w:rsidR="00490472" w:rsidRDefault="00490472" w:rsidP="00645E65">
          <w:pPr>
            <w:jc w:val="center"/>
            <w:rPr>
              <w:sz w:val="72"/>
              <w:szCs w:val="72"/>
            </w:rPr>
          </w:pPr>
        </w:p>
        <w:p w14:paraId="395563A3" w14:textId="00B6BD9A" w:rsidR="00645E65" w:rsidRDefault="00490472" w:rsidP="00645E65">
          <w:pPr>
            <w:jc w:val="center"/>
            <w:rPr>
              <w:rFonts w:ascii="Arial" w:hAnsi="Arial" w:cs="Arial"/>
            </w:rPr>
          </w:pPr>
          <w:r>
            <w:rPr>
              <w:sz w:val="28"/>
              <w:szCs w:val="28"/>
            </w:rPr>
            <w:t xml:space="preserve">Date: </w:t>
          </w:r>
          <w:r w:rsidR="00645E65" w:rsidRPr="00490472">
            <w:rPr>
              <w:sz w:val="28"/>
              <w:szCs w:val="28"/>
            </w:rPr>
            <w:t>3/27/2023</w:t>
          </w:r>
          <w:r w:rsidR="00645E65">
            <w:rPr>
              <w:rFonts w:ascii="Arial" w:hAnsi="Arial" w:cs="Arial"/>
            </w:rPr>
            <w:br w:type="page"/>
          </w:r>
        </w:p>
      </w:sdtContent>
    </w:sdt>
    <w:p w14:paraId="6239FD7A" w14:textId="3075FC1B" w:rsidR="000C7A64" w:rsidRPr="005D1453" w:rsidRDefault="00641997">
      <w:pPr>
        <w:rPr>
          <w:rFonts w:ascii="Arial" w:hAnsi="Arial" w:cs="Arial"/>
        </w:rPr>
      </w:pPr>
      <w:r w:rsidRPr="005D1453">
        <w:rPr>
          <w:rFonts w:ascii="Arial" w:hAnsi="Arial" w:cs="Arial"/>
        </w:rPr>
        <w:lastRenderedPageBreak/>
        <w:t>Task 5.17.1 – Desktop Evaluations</w:t>
      </w:r>
    </w:p>
    <w:p w14:paraId="2B1EE377" w14:textId="12CA81E9" w:rsidR="00641997" w:rsidRPr="005D1453" w:rsidRDefault="00641997">
      <w:pPr>
        <w:rPr>
          <w:rFonts w:ascii="Arial" w:hAnsi="Arial" w:cs="Arial"/>
        </w:rPr>
      </w:pPr>
      <w:r w:rsidRPr="005D1453">
        <w:rPr>
          <w:rFonts w:ascii="Arial" w:hAnsi="Arial" w:cs="Arial"/>
        </w:rPr>
        <w:t>Subtask 5 – Data-Driven Model Optimization for Chloramine and Anti-</w:t>
      </w:r>
      <w:proofErr w:type="spellStart"/>
      <w:r w:rsidRPr="005D1453">
        <w:rPr>
          <w:rFonts w:ascii="Arial" w:hAnsi="Arial" w:cs="Arial"/>
        </w:rPr>
        <w:t>Scalant</w:t>
      </w:r>
      <w:proofErr w:type="spellEnd"/>
      <w:r w:rsidRPr="005D1453">
        <w:rPr>
          <w:rFonts w:ascii="Arial" w:hAnsi="Arial" w:cs="Arial"/>
        </w:rPr>
        <w:t xml:space="preserve"> Dosing</w:t>
      </w:r>
    </w:p>
    <w:p w14:paraId="7DE69185" w14:textId="11699F45" w:rsidR="00300648" w:rsidRPr="005D1453" w:rsidRDefault="00300648">
      <w:pPr>
        <w:rPr>
          <w:rFonts w:ascii="Arial" w:hAnsi="Arial" w:cs="Arial"/>
        </w:rPr>
      </w:pPr>
    </w:p>
    <w:p w14:paraId="2C1E53DD" w14:textId="77777777" w:rsidR="00490472" w:rsidRDefault="00CF09FB" w:rsidP="00300648">
      <w:pPr>
        <w:pStyle w:val="a3"/>
        <w:numPr>
          <w:ilvl w:val="0"/>
          <w:numId w:val="1"/>
        </w:numPr>
        <w:ind w:leftChars="0"/>
        <w:rPr>
          <w:rFonts w:ascii="Arial" w:hAnsi="Arial" w:cs="Arial"/>
          <w:b/>
          <w:bCs/>
          <w:u w:val="single"/>
        </w:rPr>
      </w:pPr>
      <w:r>
        <w:rPr>
          <w:rFonts w:ascii="Arial" w:hAnsi="Arial" w:cs="Arial"/>
          <w:b/>
          <w:bCs/>
          <w:u w:val="single"/>
        </w:rPr>
        <w:t xml:space="preserve">Budget spent through February 28. </w:t>
      </w:r>
      <w:r>
        <w:rPr>
          <w:rFonts w:ascii="Arial" w:hAnsi="Arial" w:cs="Arial"/>
          <w:b/>
          <w:bCs/>
          <w:u w:val="single"/>
        </w:rPr>
        <w:br/>
      </w:r>
    </w:p>
    <w:tbl>
      <w:tblPr>
        <w:tblW w:w="4220" w:type="dxa"/>
        <w:tblLook w:val="04A0" w:firstRow="1" w:lastRow="0" w:firstColumn="1" w:lastColumn="0" w:noHBand="0" w:noVBand="1"/>
      </w:tblPr>
      <w:tblGrid>
        <w:gridCol w:w="1250"/>
        <w:gridCol w:w="1260"/>
        <w:gridCol w:w="1710"/>
      </w:tblGrid>
      <w:tr w:rsidR="00490472" w:rsidRPr="00490472" w14:paraId="726DAA3C" w14:textId="77777777" w:rsidTr="00490472">
        <w:trPr>
          <w:trHeight w:val="405"/>
        </w:trPr>
        <w:tc>
          <w:tcPr>
            <w:tcW w:w="1250" w:type="dxa"/>
            <w:tcBorders>
              <w:top w:val="single" w:sz="8" w:space="0" w:color="auto"/>
              <w:left w:val="single" w:sz="8" w:space="0" w:color="auto"/>
              <w:bottom w:val="single" w:sz="8" w:space="0" w:color="auto"/>
              <w:right w:val="single" w:sz="8" w:space="0" w:color="auto"/>
            </w:tcBorders>
            <w:shd w:val="clear" w:color="000000" w:fill="DEEAF6"/>
            <w:vAlign w:val="center"/>
            <w:hideMark/>
          </w:tcPr>
          <w:p w14:paraId="2283FE16" w14:textId="77777777" w:rsidR="00490472" w:rsidRPr="00490472" w:rsidRDefault="00490472" w:rsidP="00490472">
            <w:pPr>
              <w:widowControl/>
              <w:jc w:val="center"/>
              <w:rPr>
                <w:rFonts w:ascii="Calibri" w:eastAsia="Times New Roman" w:hAnsi="Calibri" w:cs="Calibri"/>
                <w:b/>
                <w:bCs/>
                <w:color w:val="000000"/>
                <w:kern w:val="0"/>
                <w:sz w:val="18"/>
                <w:szCs w:val="18"/>
                <w:lang w:eastAsia="en-US"/>
              </w:rPr>
            </w:pPr>
            <w:r w:rsidRPr="00490472">
              <w:rPr>
                <w:rFonts w:ascii="Calibri" w:eastAsia="Times New Roman" w:hAnsi="Calibri" w:cs="Calibri"/>
                <w:b/>
                <w:bCs/>
                <w:color w:val="000000"/>
                <w:kern w:val="0"/>
                <w:sz w:val="18"/>
                <w:szCs w:val="18"/>
                <w:lang w:eastAsia="en-US"/>
              </w:rPr>
              <w:t>Task</w:t>
            </w:r>
          </w:p>
        </w:tc>
        <w:tc>
          <w:tcPr>
            <w:tcW w:w="1260" w:type="dxa"/>
            <w:tcBorders>
              <w:top w:val="single" w:sz="8" w:space="0" w:color="auto"/>
              <w:left w:val="nil"/>
              <w:bottom w:val="single" w:sz="8" w:space="0" w:color="auto"/>
              <w:right w:val="single" w:sz="8" w:space="0" w:color="auto"/>
            </w:tcBorders>
            <w:shd w:val="clear" w:color="000000" w:fill="DEEAF6"/>
            <w:vAlign w:val="center"/>
            <w:hideMark/>
          </w:tcPr>
          <w:p w14:paraId="3CB75055" w14:textId="77777777" w:rsidR="00490472" w:rsidRPr="00490472" w:rsidRDefault="00490472" w:rsidP="00490472">
            <w:pPr>
              <w:widowControl/>
              <w:jc w:val="center"/>
              <w:rPr>
                <w:rFonts w:ascii="Calibri" w:eastAsia="Times New Roman" w:hAnsi="Calibri" w:cs="Calibri"/>
                <w:b/>
                <w:bCs/>
                <w:color w:val="000000"/>
                <w:kern w:val="0"/>
                <w:sz w:val="18"/>
                <w:szCs w:val="18"/>
                <w:lang w:eastAsia="en-US"/>
              </w:rPr>
            </w:pPr>
            <w:r w:rsidRPr="00490472">
              <w:rPr>
                <w:rFonts w:ascii="Calibri" w:eastAsia="Times New Roman" w:hAnsi="Calibri" w:cs="Calibri"/>
                <w:b/>
                <w:bCs/>
                <w:color w:val="000000"/>
                <w:kern w:val="0"/>
                <w:sz w:val="18"/>
                <w:szCs w:val="18"/>
                <w:lang w:eastAsia="en-US"/>
              </w:rPr>
              <w:t>Fed Funding</w:t>
            </w:r>
          </w:p>
        </w:tc>
        <w:tc>
          <w:tcPr>
            <w:tcW w:w="1710" w:type="dxa"/>
            <w:tcBorders>
              <w:top w:val="single" w:sz="8" w:space="0" w:color="auto"/>
              <w:left w:val="nil"/>
              <w:bottom w:val="single" w:sz="8" w:space="0" w:color="auto"/>
              <w:right w:val="single" w:sz="8" w:space="0" w:color="auto"/>
            </w:tcBorders>
            <w:shd w:val="clear" w:color="000000" w:fill="DEEAF6"/>
            <w:vAlign w:val="center"/>
            <w:hideMark/>
          </w:tcPr>
          <w:p w14:paraId="5F91AB83" w14:textId="77777777" w:rsidR="00490472" w:rsidRPr="00490472" w:rsidRDefault="00490472" w:rsidP="00490472">
            <w:pPr>
              <w:widowControl/>
              <w:jc w:val="center"/>
              <w:rPr>
                <w:rFonts w:ascii="Calibri" w:eastAsia="Times New Roman" w:hAnsi="Calibri" w:cs="Calibri"/>
                <w:b/>
                <w:bCs/>
                <w:color w:val="000000"/>
                <w:kern w:val="0"/>
                <w:sz w:val="18"/>
                <w:szCs w:val="18"/>
                <w:lang w:eastAsia="en-US"/>
              </w:rPr>
            </w:pPr>
            <w:r w:rsidRPr="00490472">
              <w:rPr>
                <w:rFonts w:ascii="Calibri" w:eastAsia="Times New Roman" w:hAnsi="Calibri" w:cs="Calibri"/>
                <w:b/>
                <w:bCs/>
                <w:color w:val="000000"/>
                <w:kern w:val="0"/>
                <w:sz w:val="18"/>
                <w:szCs w:val="18"/>
                <w:lang w:eastAsia="en-US"/>
              </w:rPr>
              <w:t>Yokogawa In Kind</w:t>
            </w:r>
          </w:p>
        </w:tc>
      </w:tr>
      <w:tr w:rsidR="00490472" w:rsidRPr="00490472" w14:paraId="5E8C711F" w14:textId="77777777" w:rsidTr="00490472">
        <w:trPr>
          <w:trHeight w:val="322"/>
        </w:trPr>
        <w:tc>
          <w:tcPr>
            <w:tcW w:w="1250" w:type="dxa"/>
            <w:tcBorders>
              <w:top w:val="nil"/>
              <w:left w:val="single" w:sz="8" w:space="0" w:color="auto"/>
              <w:bottom w:val="single" w:sz="8" w:space="0" w:color="auto"/>
              <w:right w:val="single" w:sz="8" w:space="0" w:color="auto"/>
            </w:tcBorders>
            <w:shd w:val="clear" w:color="auto" w:fill="auto"/>
            <w:vAlign w:val="center"/>
            <w:hideMark/>
          </w:tcPr>
          <w:p w14:paraId="7428C458" w14:textId="77777777" w:rsidR="00490472" w:rsidRPr="00490472" w:rsidRDefault="00490472" w:rsidP="00490472">
            <w:pPr>
              <w:widowControl/>
              <w:jc w:val="left"/>
              <w:rPr>
                <w:rFonts w:ascii="Calibri" w:eastAsia="Times New Roman" w:hAnsi="Calibri" w:cs="Calibri"/>
                <w:b/>
                <w:bCs/>
                <w:color w:val="000000"/>
                <w:kern w:val="0"/>
                <w:sz w:val="18"/>
                <w:szCs w:val="18"/>
                <w:lang w:eastAsia="en-US"/>
              </w:rPr>
            </w:pPr>
            <w:r w:rsidRPr="00490472">
              <w:rPr>
                <w:rFonts w:ascii="Calibri" w:eastAsia="Times New Roman" w:hAnsi="Calibri" w:cs="Calibri"/>
                <w:b/>
                <w:bCs/>
                <w:color w:val="000000"/>
                <w:kern w:val="0"/>
                <w:sz w:val="18"/>
                <w:szCs w:val="18"/>
                <w:lang w:eastAsia="en-US"/>
              </w:rPr>
              <w:t>1 [Year 1]</w:t>
            </w:r>
          </w:p>
        </w:tc>
        <w:tc>
          <w:tcPr>
            <w:tcW w:w="1260" w:type="dxa"/>
            <w:tcBorders>
              <w:top w:val="nil"/>
              <w:left w:val="nil"/>
              <w:bottom w:val="single" w:sz="8" w:space="0" w:color="auto"/>
              <w:right w:val="single" w:sz="8" w:space="0" w:color="auto"/>
            </w:tcBorders>
            <w:shd w:val="clear" w:color="auto" w:fill="auto"/>
            <w:vAlign w:val="center"/>
            <w:hideMark/>
          </w:tcPr>
          <w:p w14:paraId="5B014A3F" w14:textId="77777777" w:rsidR="00490472" w:rsidRPr="00490472" w:rsidRDefault="00490472" w:rsidP="00490472">
            <w:pPr>
              <w:widowControl/>
              <w:jc w:val="right"/>
              <w:rPr>
                <w:rFonts w:ascii="Calibri" w:eastAsia="Times New Roman" w:hAnsi="Calibri" w:cs="Calibri"/>
                <w:color w:val="000000"/>
                <w:kern w:val="0"/>
                <w:sz w:val="18"/>
                <w:szCs w:val="18"/>
                <w:lang w:eastAsia="en-US"/>
              </w:rPr>
            </w:pPr>
            <w:r w:rsidRPr="00490472">
              <w:rPr>
                <w:rFonts w:ascii="Calibri" w:eastAsia="Times New Roman" w:hAnsi="Calibri" w:cs="Calibri"/>
                <w:color w:val="000000"/>
                <w:kern w:val="0"/>
                <w:sz w:val="18"/>
                <w:szCs w:val="18"/>
                <w:lang w:eastAsia="en-US"/>
              </w:rPr>
              <w:t xml:space="preserve">$31,570 </w:t>
            </w:r>
          </w:p>
        </w:tc>
        <w:tc>
          <w:tcPr>
            <w:tcW w:w="1710" w:type="dxa"/>
            <w:tcBorders>
              <w:top w:val="nil"/>
              <w:left w:val="nil"/>
              <w:bottom w:val="single" w:sz="8" w:space="0" w:color="auto"/>
              <w:right w:val="single" w:sz="8" w:space="0" w:color="auto"/>
            </w:tcBorders>
            <w:shd w:val="clear" w:color="auto" w:fill="auto"/>
            <w:vAlign w:val="center"/>
            <w:hideMark/>
          </w:tcPr>
          <w:p w14:paraId="5B8A2A7A" w14:textId="77777777" w:rsidR="00490472" w:rsidRPr="00490472" w:rsidRDefault="00490472" w:rsidP="00490472">
            <w:pPr>
              <w:widowControl/>
              <w:jc w:val="right"/>
              <w:rPr>
                <w:rFonts w:ascii="Calibri" w:eastAsia="Times New Roman" w:hAnsi="Calibri" w:cs="Calibri"/>
                <w:color w:val="000000"/>
                <w:kern w:val="0"/>
                <w:sz w:val="18"/>
                <w:szCs w:val="18"/>
                <w:lang w:eastAsia="en-US"/>
              </w:rPr>
            </w:pPr>
            <w:r w:rsidRPr="00490472">
              <w:rPr>
                <w:rFonts w:ascii="Calibri" w:eastAsia="Times New Roman" w:hAnsi="Calibri" w:cs="Calibri"/>
                <w:color w:val="000000"/>
                <w:kern w:val="0"/>
                <w:sz w:val="18"/>
                <w:szCs w:val="18"/>
                <w:lang w:eastAsia="en-US"/>
              </w:rPr>
              <w:t xml:space="preserve">$16,450 </w:t>
            </w:r>
          </w:p>
        </w:tc>
      </w:tr>
      <w:tr w:rsidR="00490472" w:rsidRPr="00490472" w14:paraId="39901E02" w14:textId="77777777" w:rsidTr="00490472">
        <w:trPr>
          <w:trHeight w:val="315"/>
        </w:trPr>
        <w:tc>
          <w:tcPr>
            <w:tcW w:w="1250" w:type="dxa"/>
            <w:tcBorders>
              <w:top w:val="nil"/>
              <w:left w:val="single" w:sz="8" w:space="0" w:color="auto"/>
              <w:bottom w:val="single" w:sz="8" w:space="0" w:color="auto"/>
              <w:right w:val="single" w:sz="8" w:space="0" w:color="auto"/>
            </w:tcBorders>
            <w:shd w:val="clear" w:color="auto" w:fill="auto"/>
            <w:vAlign w:val="center"/>
            <w:hideMark/>
          </w:tcPr>
          <w:p w14:paraId="4CDC9431" w14:textId="77777777" w:rsidR="00490472" w:rsidRPr="00490472" w:rsidRDefault="00490472" w:rsidP="00490472">
            <w:pPr>
              <w:widowControl/>
              <w:jc w:val="left"/>
              <w:rPr>
                <w:rFonts w:ascii="Calibri" w:eastAsia="Times New Roman" w:hAnsi="Calibri" w:cs="Calibri"/>
                <w:b/>
                <w:bCs/>
                <w:color w:val="000000"/>
                <w:kern w:val="0"/>
                <w:sz w:val="18"/>
                <w:szCs w:val="18"/>
                <w:lang w:eastAsia="en-US"/>
              </w:rPr>
            </w:pPr>
            <w:r w:rsidRPr="00490472">
              <w:rPr>
                <w:rFonts w:ascii="Calibri" w:eastAsia="Times New Roman" w:hAnsi="Calibri" w:cs="Calibri"/>
                <w:b/>
                <w:bCs/>
                <w:color w:val="000000"/>
                <w:kern w:val="0"/>
                <w:sz w:val="18"/>
                <w:szCs w:val="18"/>
                <w:lang w:eastAsia="en-US"/>
              </w:rPr>
              <w:t>2 [Year 2]</w:t>
            </w:r>
          </w:p>
        </w:tc>
        <w:tc>
          <w:tcPr>
            <w:tcW w:w="1260" w:type="dxa"/>
            <w:tcBorders>
              <w:top w:val="nil"/>
              <w:left w:val="nil"/>
              <w:bottom w:val="single" w:sz="8" w:space="0" w:color="auto"/>
              <w:right w:val="single" w:sz="8" w:space="0" w:color="auto"/>
            </w:tcBorders>
            <w:shd w:val="clear" w:color="auto" w:fill="auto"/>
            <w:vAlign w:val="center"/>
            <w:hideMark/>
          </w:tcPr>
          <w:p w14:paraId="452E0526" w14:textId="77777777" w:rsidR="00490472" w:rsidRPr="00490472" w:rsidRDefault="00490472" w:rsidP="00490472">
            <w:pPr>
              <w:widowControl/>
              <w:jc w:val="right"/>
              <w:rPr>
                <w:rFonts w:ascii="Calibri" w:eastAsia="Times New Roman" w:hAnsi="Calibri" w:cs="Calibri"/>
                <w:color w:val="000000"/>
                <w:kern w:val="0"/>
                <w:sz w:val="18"/>
                <w:szCs w:val="18"/>
                <w:lang w:eastAsia="en-US"/>
              </w:rPr>
            </w:pPr>
            <w:r w:rsidRPr="00490472">
              <w:rPr>
                <w:rFonts w:ascii="Calibri" w:eastAsia="Times New Roman" w:hAnsi="Calibri" w:cs="Calibri"/>
                <w:color w:val="000000"/>
                <w:kern w:val="0"/>
                <w:sz w:val="18"/>
                <w:szCs w:val="18"/>
                <w:lang w:eastAsia="en-US"/>
              </w:rPr>
              <w:t> $41,460</w:t>
            </w:r>
          </w:p>
        </w:tc>
        <w:tc>
          <w:tcPr>
            <w:tcW w:w="1710" w:type="dxa"/>
            <w:tcBorders>
              <w:top w:val="nil"/>
              <w:left w:val="nil"/>
              <w:bottom w:val="single" w:sz="8" w:space="0" w:color="auto"/>
              <w:right w:val="single" w:sz="8" w:space="0" w:color="auto"/>
            </w:tcBorders>
            <w:shd w:val="clear" w:color="auto" w:fill="auto"/>
            <w:vAlign w:val="center"/>
            <w:hideMark/>
          </w:tcPr>
          <w:p w14:paraId="11886B7C" w14:textId="77777777" w:rsidR="00490472" w:rsidRPr="00490472" w:rsidRDefault="00490472" w:rsidP="00490472">
            <w:pPr>
              <w:widowControl/>
              <w:jc w:val="right"/>
              <w:rPr>
                <w:rFonts w:ascii="Calibri" w:eastAsia="Times New Roman" w:hAnsi="Calibri" w:cs="Calibri"/>
                <w:color w:val="000000"/>
                <w:kern w:val="0"/>
                <w:sz w:val="18"/>
                <w:szCs w:val="18"/>
                <w:lang w:eastAsia="en-US"/>
              </w:rPr>
            </w:pPr>
            <w:r w:rsidRPr="00490472">
              <w:rPr>
                <w:rFonts w:ascii="Calibri" w:eastAsia="Times New Roman" w:hAnsi="Calibri" w:cs="Calibri"/>
                <w:color w:val="000000"/>
                <w:kern w:val="0"/>
                <w:sz w:val="18"/>
                <w:szCs w:val="18"/>
                <w:lang w:eastAsia="en-US"/>
              </w:rPr>
              <w:t> $16,420</w:t>
            </w:r>
          </w:p>
        </w:tc>
      </w:tr>
      <w:tr w:rsidR="00490472" w:rsidRPr="00490472" w14:paraId="18E0A53D" w14:textId="77777777" w:rsidTr="00490472">
        <w:trPr>
          <w:trHeight w:val="315"/>
        </w:trPr>
        <w:tc>
          <w:tcPr>
            <w:tcW w:w="1250" w:type="dxa"/>
            <w:tcBorders>
              <w:top w:val="nil"/>
              <w:left w:val="single" w:sz="8" w:space="0" w:color="auto"/>
              <w:bottom w:val="single" w:sz="8" w:space="0" w:color="auto"/>
              <w:right w:val="single" w:sz="8" w:space="0" w:color="auto"/>
            </w:tcBorders>
            <w:shd w:val="clear" w:color="auto" w:fill="auto"/>
            <w:vAlign w:val="center"/>
            <w:hideMark/>
          </w:tcPr>
          <w:p w14:paraId="68DC01C6" w14:textId="77777777" w:rsidR="00490472" w:rsidRPr="00490472" w:rsidRDefault="00490472" w:rsidP="00490472">
            <w:pPr>
              <w:widowControl/>
              <w:jc w:val="left"/>
              <w:rPr>
                <w:rFonts w:ascii="Calibri" w:eastAsia="Times New Roman" w:hAnsi="Calibri" w:cs="Calibri"/>
                <w:b/>
                <w:bCs/>
                <w:color w:val="000000"/>
                <w:kern w:val="0"/>
                <w:sz w:val="18"/>
                <w:szCs w:val="18"/>
                <w:lang w:eastAsia="en-US"/>
              </w:rPr>
            </w:pPr>
            <w:r w:rsidRPr="00490472">
              <w:rPr>
                <w:rFonts w:ascii="Calibri" w:eastAsia="Times New Roman" w:hAnsi="Calibri" w:cs="Calibri"/>
                <w:b/>
                <w:bCs/>
                <w:color w:val="000000"/>
                <w:kern w:val="0"/>
                <w:sz w:val="18"/>
                <w:szCs w:val="18"/>
                <w:lang w:eastAsia="en-US"/>
              </w:rPr>
              <w:t>3 [Year 3]</w:t>
            </w:r>
          </w:p>
        </w:tc>
        <w:tc>
          <w:tcPr>
            <w:tcW w:w="1260" w:type="dxa"/>
            <w:tcBorders>
              <w:top w:val="nil"/>
              <w:left w:val="nil"/>
              <w:bottom w:val="single" w:sz="8" w:space="0" w:color="auto"/>
              <w:right w:val="single" w:sz="8" w:space="0" w:color="auto"/>
            </w:tcBorders>
            <w:shd w:val="clear" w:color="auto" w:fill="auto"/>
            <w:vAlign w:val="center"/>
            <w:hideMark/>
          </w:tcPr>
          <w:p w14:paraId="5B3CFAF8" w14:textId="77777777" w:rsidR="00490472" w:rsidRPr="00490472" w:rsidRDefault="00490472" w:rsidP="00490472">
            <w:pPr>
              <w:widowControl/>
              <w:jc w:val="right"/>
              <w:rPr>
                <w:rFonts w:ascii="Calibri" w:eastAsia="Times New Roman" w:hAnsi="Calibri" w:cs="Calibri"/>
                <w:color w:val="000000"/>
                <w:kern w:val="0"/>
                <w:sz w:val="18"/>
                <w:szCs w:val="18"/>
                <w:lang w:eastAsia="en-US"/>
              </w:rPr>
            </w:pPr>
            <w:r w:rsidRPr="00490472">
              <w:rPr>
                <w:rFonts w:ascii="Calibri" w:eastAsia="Times New Roman" w:hAnsi="Calibri" w:cs="Calibri"/>
                <w:color w:val="000000"/>
                <w:kern w:val="0"/>
                <w:sz w:val="18"/>
                <w:szCs w:val="18"/>
                <w:lang w:eastAsia="en-US"/>
              </w:rPr>
              <w:t> $12,720</w:t>
            </w:r>
          </w:p>
        </w:tc>
        <w:tc>
          <w:tcPr>
            <w:tcW w:w="1710" w:type="dxa"/>
            <w:tcBorders>
              <w:top w:val="nil"/>
              <w:left w:val="nil"/>
              <w:bottom w:val="single" w:sz="8" w:space="0" w:color="auto"/>
              <w:right w:val="single" w:sz="8" w:space="0" w:color="auto"/>
            </w:tcBorders>
            <w:shd w:val="clear" w:color="auto" w:fill="auto"/>
            <w:vAlign w:val="center"/>
            <w:hideMark/>
          </w:tcPr>
          <w:p w14:paraId="4D74E777" w14:textId="77777777" w:rsidR="00490472" w:rsidRPr="00490472" w:rsidRDefault="00490472" w:rsidP="00490472">
            <w:pPr>
              <w:widowControl/>
              <w:jc w:val="right"/>
              <w:rPr>
                <w:rFonts w:ascii="Calibri" w:eastAsia="Times New Roman" w:hAnsi="Calibri" w:cs="Calibri"/>
                <w:color w:val="000000"/>
                <w:kern w:val="0"/>
                <w:sz w:val="18"/>
                <w:szCs w:val="18"/>
                <w:lang w:eastAsia="en-US"/>
              </w:rPr>
            </w:pPr>
            <w:r w:rsidRPr="00490472">
              <w:rPr>
                <w:rFonts w:ascii="Calibri" w:eastAsia="Times New Roman" w:hAnsi="Calibri" w:cs="Calibri"/>
                <w:color w:val="000000"/>
                <w:kern w:val="0"/>
                <w:sz w:val="18"/>
                <w:szCs w:val="18"/>
                <w:lang w:eastAsia="en-US"/>
              </w:rPr>
              <w:t> $5,740</w:t>
            </w:r>
          </w:p>
        </w:tc>
      </w:tr>
    </w:tbl>
    <w:p w14:paraId="7072EC21" w14:textId="5850EC88" w:rsidR="00CF09FB" w:rsidRDefault="00CF09FB" w:rsidP="00490472">
      <w:pPr>
        <w:pStyle w:val="a3"/>
        <w:ind w:leftChars="0" w:left="420"/>
        <w:rPr>
          <w:rFonts w:ascii="Arial" w:hAnsi="Arial" w:cs="Arial"/>
          <w:b/>
          <w:bCs/>
          <w:u w:val="single"/>
        </w:rPr>
      </w:pPr>
    </w:p>
    <w:tbl>
      <w:tblPr>
        <w:tblW w:w="9704" w:type="dxa"/>
        <w:tblLook w:val="04A0" w:firstRow="1" w:lastRow="0" w:firstColumn="1" w:lastColumn="0" w:noHBand="0" w:noVBand="1"/>
      </w:tblPr>
      <w:tblGrid>
        <w:gridCol w:w="1810"/>
        <w:gridCol w:w="2932"/>
        <w:gridCol w:w="1617"/>
        <w:gridCol w:w="3345"/>
      </w:tblGrid>
      <w:tr w:rsidR="00490472" w:rsidRPr="00490472" w14:paraId="2F921702" w14:textId="77777777" w:rsidTr="00C773A3">
        <w:trPr>
          <w:trHeight w:val="542"/>
        </w:trPr>
        <w:tc>
          <w:tcPr>
            <w:tcW w:w="1810" w:type="dxa"/>
            <w:tcBorders>
              <w:top w:val="single" w:sz="8" w:space="0" w:color="auto"/>
              <w:left w:val="single" w:sz="8" w:space="0" w:color="auto"/>
              <w:bottom w:val="single" w:sz="8" w:space="0" w:color="auto"/>
              <w:right w:val="single" w:sz="8" w:space="0" w:color="auto"/>
            </w:tcBorders>
            <w:shd w:val="clear" w:color="000000" w:fill="DEEAF6"/>
            <w:vAlign w:val="center"/>
            <w:hideMark/>
          </w:tcPr>
          <w:p w14:paraId="3F41C045" w14:textId="77777777" w:rsidR="00490472" w:rsidRPr="00490472" w:rsidRDefault="00490472" w:rsidP="00490472">
            <w:pPr>
              <w:widowControl/>
              <w:jc w:val="center"/>
              <w:rPr>
                <w:rFonts w:ascii="Calibri" w:eastAsia="Times New Roman" w:hAnsi="Calibri" w:cs="Calibri"/>
                <w:b/>
                <w:bCs/>
                <w:color w:val="000000"/>
                <w:kern w:val="0"/>
                <w:sz w:val="18"/>
                <w:szCs w:val="18"/>
                <w:lang w:eastAsia="en-US"/>
              </w:rPr>
            </w:pPr>
            <w:r w:rsidRPr="00490472">
              <w:rPr>
                <w:rFonts w:ascii="Calibri" w:eastAsia="Times New Roman" w:hAnsi="Calibri" w:cs="Calibri"/>
                <w:b/>
                <w:bCs/>
                <w:color w:val="000000"/>
                <w:kern w:val="0"/>
                <w:sz w:val="18"/>
                <w:szCs w:val="18"/>
                <w:lang w:eastAsia="en-US"/>
              </w:rPr>
              <w:t>Funding Source</w:t>
            </w:r>
          </w:p>
        </w:tc>
        <w:tc>
          <w:tcPr>
            <w:tcW w:w="2932" w:type="dxa"/>
            <w:tcBorders>
              <w:top w:val="single" w:sz="8" w:space="0" w:color="auto"/>
              <w:left w:val="nil"/>
              <w:bottom w:val="single" w:sz="8" w:space="0" w:color="auto"/>
              <w:right w:val="single" w:sz="8" w:space="0" w:color="auto"/>
            </w:tcBorders>
            <w:shd w:val="clear" w:color="000000" w:fill="DEEAF6"/>
            <w:vAlign w:val="center"/>
            <w:hideMark/>
          </w:tcPr>
          <w:p w14:paraId="5879ED88" w14:textId="019F8CBC" w:rsidR="00490472" w:rsidRPr="00490472" w:rsidRDefault="00490472" w:rsidP="00490472">
            <w:pPr>
              <w:widowControl/>
              <w:jc w:val="center"/>
              <w:rPr>
                <w:rFonts w:ascii="Calibri" w:eastAsia="Times New Roman" w:hAnsi="Calibri" w:cs="Calibri"/>
                <w:b/>
                <w:bCs/>
                <w:color w:val="000000"/>
                <w:kern w:val="0"/>
                <w:sz w:val="18"/>
                <w:szCs w:val="18"/>
                <w:lang w:eastAsia="en-US"/>
              </w:rPr>
            </w:pPr>
            <w:r w:rsidRPr="00490472">
              <w:rPr>
                <w:rFonts w:ascii="Calibri" w:eastAsia="Times New Roman" w:hAnsi="Calibri" w:cs="Calibri"/>
                <w:b/>
                <w:bCs/>
                <w:color w:val="000000"/>
                <w:kern w:val="0"/>
                <w:sz w:val="18"/>
                <w:szCs w:val="18"/>
                <w:lang w:eastAsia="en-US"/>
              </w:rPr>
              <w:t>Organization Spending the Budget</w:t>
            </w:r>
          </w:p>
        </w:tc>
        <w:tc>
          <w:tcPr>
            <w:tcW w:w="1617" w:type="dxa"/>
            <w:tcBorders>
              <w:top w:val="single" w:sz="8" w:space="0" w:color="auto"/>
              <w:left w:val="nil"/>
              <w:bottom w:val="single" w:sz="8" w:space="0" w:color="auto"/>
              <w:right w:val="single" w:sz="8" w:space="0" w:color="auto"/>
            </w:tcBorders>
            <w:shd w:val="clear" w:color="000000" w:fill="DEEAF6"/>
            <w:vAlign w:val="center"/>
            <w:hideMark/>
          </w:tcPr>
          <w:p w14:paraId="589A6BC6" w14:textId="60E6AFDB" w:rsidR="00490472" w:rsidRPr="00490472" w:rsidRDefault="00490472" w:rsidP="00490472">
            <w:pPr>
              <w:widowControl/>
              <w:jc w:val="center"/>
              <w:rPr>
                <w:rFonts w:ascii="Calibri" w:eastAsia="Times New Roman" w:hAnsi="Calibri" w:cs="Calibri"/>
                <w:b/>
                <w:bCs/>
                <w:color w:val="000000"/>
                <w:kern w:val="0"/>
                <w:sz w:val="18"/>
                <w:szCs w:val="18"/>
                <w:lang w:eastAsia="en-US"/>
              </w:rPr>
            </w:pPr>
            <w:r w:rsidRPr="00490472">
              <w:rPr>
                <w:rFonts w:ascii="Calibri" w:eastAsia="Times New Roman" w:hAnsi="Calibri" w:cs="Calibri"/>
                <w:b/>
                <w:bCs/>
                <w:color w:val="000000"/>
                <w:kern w:val="0"/>
                <w:sz w:val="18"/>
                <w:szCs w:val="18"/>
                <w:lang w:eastAsia="en-US"/>
              </w:rPr>
              <w:t>Estimated Budget</w:t>
            </w:r>
          </w:p>
        </w:tc>
        <w:tc>
          <w:tcPr>
            <w:tcW w:w="3345" w:type="dxa"/>
            <w:tcBorders>
              <w:top w:val="single" w:sz="8" w:space="0" w:color="auto"/>
              <w:left w:val="nil"/>
              <w:bottom w:val="single" w:sz="8" w:space="0" w:color="auto"/>
              <w:right w:val="single" w:sz="8" w:space="0" w:color="auto"/>
            </w:tcBorders>
            <w:shd w:val="clear" w:color="000000" w:fill="DEEAF6"/>
            <w:vAlign w:val="center"/>
            <w:hideMark/>
          </w:tcPr>
          <w:p w14:paraId="37255DF3" w14:textId="0CF5612B" w:rsidR="00490472" w:rsidRPr="00490472" w:rsidRDefault="00490472" w:rsidP="00490472">
            <w:pPr>
              <w:widowControl/>
              <w:jc w:val="center"/>
              <w:rPr>
                <w:rFonts w:ascii="Calibri" w:eastAsia="Times New Roman" w:hAnsi="Calibri" w:cs="Calibri"/>
                <w:b/>
                <w:bCs/>
                <w:color w:val="000000"/>
                <w:kern w:val="0"/>
                <w:sz w:val="18"/>
                <w:szCs w:val="18"/>
                <w:lang w:eastAsia="en-US"/>
              </w:rPr>
            </w:pPr>
            <w:r w:rsidRPr="00490472">
              <w:rPr>
                <w:rFonts w:ascii="Calibri" w:eastAsia="Times New Roman" w:hAnsi="Calibri" w:cs="Calibri"/>
                <w:b/>
                <w:bCs/>
                <w:color w:val="000000"/>
                <w:kern w:val="0"/>
                <w:sz w:val="18"/>
                <w:szCs w:val="18"/>
                <w:lang w:eastAsia="en-US"/>
              </w:rPr>
              <w:t>$ Spent thru reporting quarter (Total)</w:t>
            </w:r>
          </w:p>
        </w:tc>
      </w:tr>
      <w:tr w:rsidR="00490472" w:rsidRPr="00490472" w14:paraId="0652A16F" w14:textId="77777777" w:rsidTr="00C773A3">
        <w:trPr>
          <w:trHeight w:val="419"/>
        </w:trPr>
        <w:tc>
          <w:tcPr>
            <w:tcW w:w="1810" w:type="dxa"/>
            <w:tcBorders>
              <w:top w:val="nil"/>
              <w:left w:val="single" w:sz="8" w:space="0" w:color="auto"/>
              <w:bottom w:val="single" w:sz="8" w:space="0" w:color="auto"/>
              <w:right w:val="single" w:sz="8" w:space="0" w:color="auto"/>
            </w:tcBorders>
            <w:shd w:val="clear" w:color="auto" w:fill="auto"/>
            <w:vAlign w:val="center"/>
            <w:hideMark/>
          </w:tcPr>
          <w:p w14:paraId="12897881" w14:textId="77777777" w:rsidR="00490472" w:rsidRPr="00490472" w:rsidRDefault="00490472" w:rsidP="00490472">
            <w:pPr>
              <w:widowControl/>
              <w:jc w:val="left"/>
              <w:rPr>
                <w:rFonts w:ascii="Calibri" w:eastAsia="Times New Roman" w:hAnsi="Calibri" w:cs="Calibri"/>
                <w:color w:val="000000"/>
                <w:kern w:val="0"/>
                <w:sz w:val="18"/>
                <w:szCs w:val="18"/>
                <w:lang w:eastAsia="en-US"/>
              </w:rPr>
            </w:pPr>
            <w:r w:rsidRPr="00490472">
              <w:rPr>
                <w:rFonts w:ascii="Calibri" w:eastAsia="Times New Roman" w:hAnsi="Calibri" w:cs="Calibri"/>
                <w:color w:val="000000"/>
                <w:kern w:val="0"/>
                <w:sz w:val="18"/>
                <w:szCs w:val="18"/>
                <w:lang w:eastAsia="en-US"/>
              </w:rPr>
              <w:t>NAWI (Fed Funds)</w:t>
            </w:r>
          </w:p>
        </w:tc>
        <w:tc>
          <w:tcPr>
            <w:tcW w:w="2932" w:type="dxa"/>
            <w:tcBorders>
              <w:top w:val="nil"/>
              <w:left w:val="nil"/>
              <w:bottom w:val="single" w:sz="8" w:space="0" w:color="auto"/>
              <w:right w:val="single" w:sz="8" w:space="0" w:color="auto"/>
            </w:tcBorders>
            <w:shd w:val="clear" w:color="auto" w:fill="auto"/>
            <w:vAlign w:val="center"/>
            <w:hideMark/>
          </w:tcPr>
          <w:p w14:paraId="3EE098FF" w14:textId="77777777" w:rsidR="00490472" w:rsidRPr="00490472" w:rsidRDefault="00490472" w:rsidP="00490472">
            <w:pPr>
              <w:widowControl/>
              <w:jc w:val="center"/>
              <w:rPr>
                <w:rFonts w:ascii="Calibri" w:eastAsia="Times New Roman" w:hAnsi="Calibri" w:cs="Calibri"/>
                <w:color w:val="000000"/>
                <w:kern w:val="0"/>
                <w:sz w:val="18"/>
                <w:szCs w:val="18"/>
                <w:lang w:eastAsia="en-US"/>
              </w:rPr>
            </w:pPr>
            <w:r w:rsidRPr="00490472">
              <w:rPr>
                <w:rFonts w:ascii="Calibri" w:eastAsia="Times New Roman" w:hAnsi="Calibri" w:cs="Calibri"/>
                <w:color w:val="000000"/>
                <w:kern w:val="0"/>
                <w:sz w:val="18"/>
                <w:szCs w:val="18"/>
                <w:lang w:eastAsia="en-US"/>
              </w:rPr>
              <w:t>YCA</w:t>
            </w:r>
          </w:p>
        </w:tc>
        <w:tc>
          <w:tcPr>
            <w:tcW w:w="1617" w:type="dxa"/>
            <w:tcBorders>
              <w:top w:val="nil"/>
              <w:left w:val="nil"/>
              <w:bottom w:val="single" w:sz="8" w:space="0" w:color="auto"/>
              <w:right w:val="single" w:sz="8" w:space="0" w:color="auto"/>
            </w:tcBorders>
            <w:shd w:val="clear" w:color="auto" w:fill="auto"/>
            <w:vAlign w:val="center"/>
            <w:hideMark/>
          </w:tcPr>
          <w:p w14:paraId="495A47F3" w14:textId="77777777" w:rsidR="00490472" w:rsidRPr="00490472" w:rsidRDefault="00490472" w:rsidP="00490472">
            <w:pPr>
              <w:widowControl/>
              <w:jc w:val="right"/>
              <w:rPr>
                <w:rFonts w:ascii="Calibri" w:eastAsia="Times New Roman" w:hAnsi="Calibri" w:cs="Calibri"/>
                <w:color w:val="000000"/>
                <w:kern w:val="0"/>
                <w:sz w:val="18"/>
                <w:szCs w:val="18"/>
                <w:lang w:eastAsia="en-US"/>
              </w:rPr>
            </w:pPr>
            <w:r w:rsidRPr="00490472">
              <w:rPr>
                <w:rFonts w:ascii="Calibri" w:eastAsia="Times New Roman" w:hAnsi="Calibri" w:cs="Calibri"/>
                <w:color w:val="000000"/>
                <w:kern w:val="0"/>
                <w:sz w:val="18"/>
                <w:szCs w:val="18"/>
                <w:lang w:eastAsia="en-US"/>
              </w:rPr>
              <w:t xml:space="preserve">$31,570 </w:t>
            </w:r>
          </w:p>
        </w:tc>
        <w:tc>
          <w:tcPr>
            <w:tcW w:w="3345" w:type="dxa"/>
            <w:tcBorders>
              <w:top w:val="nil"/>
              <w:left w:val="nil"/>
              <w:bottom w:val="single" w:sz="8" w:space="0" w:color="auto"/>
              <w:right w:val="single" w:sz="8" w:space="0" w:color="auto"/>
            </w:tcBorders>
            <w:shd w:val="clear" w:color="auto" w:fill="auto"/>
            <w:vAlign w:val="center"/>
            <w:hideMark/>
          </w:tcPr>
          <w:p w14:paraId="278722E6" w14:textId="77777777" w:rsidR="00490472" w:rsidRPr="00490472" w:rsidRDefault="00490472" w:rsidP="00490472">
            <w:pPr>
              <w:widowControl/>
              <w:jc w:val="center"/>
              <w:rPr>
                <w:rFonts w:ascii="Calibri" w:eastAsia="Times New Roman" w:hAnsi="Calibri" w:cs="Calibri"/>
                <w:color w:val="000000"/>
                <w:kern w:val="0"/>
                <w:sz w:val="18"/>
                <w:szCs w:val="18"/>
                <w:lang w:eastAsia="en-US"/>
              </w:rPr>
            </w:pPr>
            <w:r w:rsidRPr="00490472">
              <w:rPr>
                <w:rFonts w:ascii="Calibri" w:eastAsia="Times New Roman" w:hAnsi="Calibri" w:cs="Calibri"/>
                <w:color w:val="000000"/>
                <w:kern w:val="0"/>
                <w:sz w:val="18"/>
                <w:szCs w:val="18"/>
                <w:lang w:eastAsia="en-US"/>
              </w:rPr>
              <w:t xml:space="preserve">$15,126 </w:t>
            </w:r>
          </w:p>
        </w:tc>
      </w:tr>
      <w:tr w:rsidR="00490472" w:rsidRPr="00490472" w14:paraId="74480AF3" w14:textId="77777777" w:rsidTr="00C773A3">
        <w:trPr>
          <w:trHeight w:val="422"/>
        </w:trPr>
        <w:tc>
          <w:tcPr>
            <w:tcW w:w="1810" w:type="dxa"/>
            <w:tcBorders>
              <w:top w:val="nil"/>
              <w:left w:val="single" w:sz="8" w:space="0" w:color="auto"/>
              <w:bottom w:val="single" w:sz="8" w:space="0" w:color="auto"/>
              <w:right w:val="single" w:sz="8" w:space="0" w:color="auto"/>
            </w:tcBorders>
            <w:shd w:val="clear" w:color="auto" w:fill="auto"/>
            <w:vAlign w:val="center"/>
            <w:hideMark/>
          </w:tcPr>
          <w:p w14:paraId="2B07C491" w14:textId="77777777" w:rsidR="00490472" w:rsidRPr="00490472" w:rsidRDefault="00490472" w:rsidP="00490472">
            <w:pPr>
              <w:widowControl/>
              <w:jc w:val="left"/>
              <w:rPr>
                <w:rFonts w:ascii="Calibri" w:eastAsia="Times New Roman" w:hAnsi="Calibri" w:cs="Calibri"/>
                <w:color w:val="000000"/>
                <w:kern w:val="0"/>
                <w:sz w:val="18"/>
                <w:szCs w:val="18"/>
                <w:lang w:eastAsia="en-US"/>
              </w:rPr>
            </w:pPr>
            <w:r w:rsidRPr="00490472">
              <w:rPr>
                <w:rFonts w:ascii="Calibri" w:eastAsia="Times New Roman" w:hAnsi="Calibri" w:cs="Calibri"/>
                <w:color w:val="000000"/>
                <w:kern w:val="0"/>
                <w:sz w:val="18"/>
                <w:szCs w:val="18"/>
                <w:lang w:eastAsia="en-US"/>
              </w:rPr>
              <w:t>YCA (Cost Share)</w:t>
            </w:r>
          </w:p>
        </w:tc>
        <w:tc>
          <w:tcPr>
            <w:tcW w:w="2932" w:type="dxa"/>
            <w:tcBorders>
              <w:top w:val="nil"/>
              <w:left w:val="nil"/>
              <w:bottom w:val="single" w:sz="8" w:space="0" w:color="auto"/>
              <w:right w:val="single" w:sz="8" w:space="0" w:color="auto"/>
            </w:tcBorders>
            <w:shd w:val="clear" w:color="auto" w:fill="auto"/>
            <w:vAlign w:val="center"/>
            <w:hideMark/>
          </w:tcPr>
          <w:p w14:paraId="640CACB7" w14:textId="77777777" w:rsidR="00490472" w:rsidRPr="00490472" w:rsidRDefault="00490472" w:rsidP="00490472">
            <w:pPr>
              <w:widowControl/>
              <w:jc w:val="center"/>
              <w:rPr>
                <w:rFonts w:ascii="Calibri" w:eastAsia="Times New Roman" w:hAnsi="Calibri" w:cs="Calibri"/>
                <w:color w:val="000000"/>
                <w:kern w:val="0"/>
                <w:sz w:val="18"/>
                <w:szCs w:val="18"/>
                <w:lang w:eastAsia="en-US"/>
              </w:rPr>
            </w:pPr>
            <w:r w:rsidRPr="00490472">
              <w:rPr>
                <w:rFonts w:ascii="Calibri" w:eastAsia="Times New Roman" w:hAnsi="Calibri" w:cs="Calibri"/>
                <w:color w:val="000000"/>
                <w:kern w:val="0"/>
                <w:sz w:val="18"/>
                <w:szCs w:val="18"/>
                <w:lang w:eastAsia="en-US"/>
              </w:rPr>
              <w:t>YCA</w:t>
            </w:r>
          </w:p>
        </w:tc>
        <w:tc>
          <w:tcPr>
            <w:tcW w:w="1617" w:type="dxa"/>
            <w:tcBorders>
              <w:top w:val="nil"/>
              <w:left w:val="nil"/>
              <w:bottom w:val="single" w:sz="8" w:space="0" w:color="auto"/>
              <w:right w:val="single" w:sz="8" w:space="0" w:color="auto"/>
            </w:tcBorders>
            <w:shd w:val="clear" w:color="auto" w:fill="auto"/>
            <w:vAlign w:val="center"/>
            <w:hideMark/>
          </w:tcPr>
          <w:p w14:paraId="554AD19B" w14:textId="77777777" w:rsidR="00490472" w:rsidRPr="00490472" w:rsidRDefault="00490472" w:rsidP="00490472">
            <w:pPr>
              <w:widowControl/>
              <w:jc w:val="right"/>
              <w:rPr>
                <w:rFonts w:ascii="Calibri" w:eastAsia="Times New Roman" w:hAnsi="Calibri" w:cs="Calibri"/>
                <w:color w:val="000000"/>
                <w:kern w:val="0"/>
                <w:sz w:val="18"/>
                <w:szCs w:val="18"/>
                <w:lang w:eastAsia="en-US"/>
              </w:rPr>
            </w:pPr>
            <w:r w:rsidRPr="00490472">
              <w:rPr>
                <w:rFonts w:ascii="Calibri" w:eastAsia="Times New Roman" w:hAnsi="Calibri" w:cs="Calibri"/>
                <w:color w:val="000000"/>
                <w:kern w:val="0"/>
                <w:sz w:val="18"/>
                <w:szCs w:val="18"/>
                <w:lang w:eastAsia="en-US"/>
              </w:rPr>
              <w:t xml:space="preserve">$16,450 </w:t>
            </w:r>
          </w:p>
        </w:tc>
        <w:tc>
          <w:tcPr>
            <w:tcW w:w="3345" w:type="dxa"/>
            <w:tcBorders>
              <w:top w:val="nil"/>
              <w:left w:val="nil"/>
              <w:bottom w:val="single" w:sz="8" w:space="0" w:color="auto"/>
              <w:right w:val="single" w:sz="8" w:space="0" w:color="auto"/>
            </w:tcBorders>
            <w:shd w:val="clear" w:color="auto" w:fill="auto"/>
            <w:vAlign w:val="center"/>
            <w:hideMark/>
          </w:tcPr>
          <w:p w14:paraId="3257FB14" w14:textId="77777777" w:rsidR="00490472" w:rsidRPr="00490472" w:rsidRDefault="00490472" w:rsidP="00490472">
            <w:pPr>
              <w:widowControl/>
              <w:jc w:val="center"/>
              <w:rPr>
                <w:rFonts w:ascii="Calibri" w:eastAsia="Times New Roman" w:hAnsi="Calibri" w:cs="Calibri"/>
                <w:color w:val="000000"/>
                <w:kern w:val="0"/>
                <w:sz w:val="18"/>
                <w:szCs w:val="18"/>
                <w:lang w:eastAsia="en-US"/>
              </w:rPr>
            </w:pPr>
            <w:r w:rsidRPr="00490472">
              <w:rPr>
                <w:rFonts w:ascii="Calibri" w:eastAsia="Times New Roman" w:hAnsi="Calibri" w:cs="Calibri"/>
                <w:color w:val="000000"/>
                <w:kern w:val="0"/>
                <w:sz w:val="18"/>
                <w:szCs w:val="18"/>
                <w:lang w:eastAsia="en-US"/>
              </w:rPr>
              <w:t xml:space="preserve">$8,642 </w:t>
            </w:r>
          </w:p>
        </w:tc>
      </w:tr>
    </w:tbl>
    <w:p w14:paraId="338EFF57" w14:textId="77777777" w:rsidR="00490472" w:rsidRDefault="00490472" w:rsidP="00490472">
      <w:pPr>
        <w:pStyle w:val="a3"/>
        <w:ind w:leftChars="0" w:left="420"/>
        <w:rPr>
          <w:rFonts w:ascii="Arial" w:hAnsi="Arial" w:cs="Arial"/>
          <w:b/>
          <w:bCs/>
          <w:u w:val="single"/>
        </w:rPr>
      </w:pPr>
    </w:p>
    <w:p w14:paraId="203E6D26" w14:textId="77777777" w:rsidR="00CF09FB" w:rsidRDefault="00CF09FB" w:rsidP="00CF09FB">
      <w:pPr>
        <w:pStyle w:val="a3"/>
        <w:ind w:leftChars="0" w:left="420"/>
        <w:rPr>
          <w:rFonts w:ascii="Arial" w:hAnsi="Arial" w:cs="Arial"/>
          <w:b/>
          <w:bCs/>
          <w:u w:val="single"/>
        </w:rPr>
      </w:pPr>
    </w:p>
    <w:p w14:paraId="1C0FC899" w14:textId="2570B8EC" w:rsidR="00300648" w:rsidRPr="005D1453" w:rsidRDefault="00300648" w:rsidP="00300648">
      <w:pPr>
        <w:pStyle w:val="a3"/>
        <w:numPr>
          <w:ilvl w:val="0"/>
          <w:numId w:val="1"/>
        </w:numPr>
        <w:ind w:leftChars="0"/>
        <w:rPr>
          <w:rFonts w:ascii="Arial" w:hAnsi="Arial" w:cs="Arial"/>
          <w:b/>
          <w:bCs/>
          <w:u w:val="single"/>
        </w:rPr>
      </w:pPr>
      <w:r w:rsidRPr="005D1453">
        <w:rPr>
          <w:rFonts w:ascii="Arial" w:hAnsi="Arial" w:cs="Arial"/>
          <w:b/>
          <w:bCs/>
          <w:u w:val="single"/>
        </w:rPr>
        <w:t>Summary</w:t>
      </w:r>
    </w:p>
    <w:p w14:paraId="725DDE55" w14:textId="7ABFB9FA" w:rsidR="00FF3EA6" w:rsidRDefault="005D1453" w:rsidP="00B45959">
      <w:pPr>
        <w:pStyle w:val="a3"/>
        <w:ind w:leftChars="0" w:left="0" w:firstLineChars="100" w:firstLine="210"/>
        <w:rPr>
          <w:rFonts w:ascii="Arial" w:hAnsi="Arial" w:cs="Arial"/>
        </w:rPr>
      </w:pPr>
      <w:r w:rsidRPr="00EA062D">
        <w:rPr>
          <w:rFonts w:ascii="Arial" w:hAnsi="Arial" w:cs="Arial"/>
        </w:rPr>
        <w:t>Yokogawa Corporation of America (YCA) received t</w:t>
      </w:r>
      <w:r w:rsidR="00B45959" w:rsidRPr="00EA062D">
        <w:rPr>
          <w:rFonts w:ascii="Arial" w:hAnsi="Arial" w:cs="Arial"/>
        </w:rPr>
        <w:t xml:space="preserve">he data and the </w:t>
      </w:r>
      <w:r w:rsidRPr="00EA062D">
        <w:rPr>
          <w:rFonts w:ascii="Arial" w:hAnsi="Arial" w:cs="Arial"/>
        </w:rPr>
        <w:t xml:space="preserve">reverse osmosis </w:t>
      </w:r>
      <w:r w:rsidR="00EA062D" w:rsidRPr="00EA062D">
        <w:rPr>
          <w:rFonts w:ascii="Arial" w:hAnsi="Arial" w:cs="Arial"/>
        </w:rPr>
        <w:t xml:space="preserve">(RO) membrane </w:t>
      </w:r>
      <w:r w:rsidR="00B45959" w:rsidRPr="00EA062D">
        <w:rPr>
          <w:rFonts w:ascii="Arial" w:hAnsi="Arial" w:cs="Arial"/>
        </w:rPr>
        <w:t xml:space="preserve">process information from Orange County Water District (OCWD), Las </w:t>
      </w:r>
      <w:proofErr w:type="spellStart"/>
      <w:r w:rsidR="00B45959" w:rsidRPr="00EA062D">
        <w:rPr>
          <w:rFonts w:ascii="Arial" w:hAnsi="Arial" w:cs="Arial"/>
        </w:rPr>
        <w:t>Virgenes</w:t>
      </w:r>
      <w:proofErr w:type="spellEnd"/>
      <w:r w:rsidR="00B45959" w:rsidRPr="00EA062D">
        <w:rPr>
          <w:rFonts w:ascii="Arial" w:hAnsi="Arial" w:cs="Arial"/>
        </w:rPr>
        <w:t xml:space="preserve"> Municipal Water District (LVMWD) and West Basin Municipal Water District (WBMWD).</w:t>
      </w:r>
      <w:r w:rsidR="00EA062D" w:rsidRPr="00EA062D">
        <w:rPr>
          <w:rFonts w:ascii="Arial" w:hAnsi="Arial" w:cs="Arial"/>
        </w:rPr>
        <w:t xml:space="preserve"> In the 2</w:t>
      </w:r>
      <w:r w:rsidR="00EA062D" w:rsidRPr="00EA062D">
        <w:rPr>
          <w:rFonts w:ascii="Arial" w:hAnsi="Arial" w:cs="Arial"/>
          <w:vertAlign w:val="superscript"/>
        </w:rPr>
        <w:t>nd</w:t>
      </w:r>
      <w:r w:rsidR="00EA062D" w:rsidRPr="00EA062D">
        <w:rPr>
          <w:rFonts w:ascii="Arial" w:hAnsi="Arial" w:cs="Arial"/>
        </w:rPr>
        <w:t xml:space="preserve"> quarterly report,</w:t>
      </w:r>
      <w:r w:rsidR="00B45959" w:rsidRPr="00EA062D">
        <w:rPr>
          <w:rFonts w:ascii="Arial" w:hAnsi="Arial" w:cs="Arial"/>
        </w:rPr>
        <w:t xml:space="preserve"> </w:t>
      </w:r>
      <w:r w:rsidR="00EA062D" w:rsidRPr="00EA062D">
        <w:rPr>
          <w:rFonts w:ascii="Arial" w:hAnsi="Arial" w:cs="Arial"/>
        </w:rPr>
        <w:t>w</w:t>
      </w:r>
      <w:r w:rsidR="00B45959" w:rsidRPr="00EA062D">
        <w:rPr>
          <w:rFonts w:ascii="Arial" w:hAnsi="Arial" w:cs="Arial"/>
        </w:rPr>
        <w:t xml:space="preserve">e </w:t>
      </w:r>
      <w:r w:rsidR="00EA062D" w:rsidRPr="00EA062D">
        <w:rPr>
          <w:rFonts w:ascii="Arial" w:hAnsi="Arial" w:cs="Arial"/>
        </w:rPr>
        <w:t xml:space="preserve">report </w:t>
      </w:r>
      <w:r w:rsidR="00EA062D">
        <w:rPr>
          <w:rFonts w:ascii="Arial" w:hAnsi="Arial" w:cs="Arial"/>
        </w:rPr>
        <w:t>data</w:t>
      </w:r>
      <w:r w:rsidR="00B45959" w:rsidRPr="00EA062D">
        <w:rPr>
          <w:rFonts w:ascii="Arial" w:hAnsi="Arial" w:cs="Arial"/>
        </w:rPr>
        <w:t xml:space="preserve"> analysis </w:t>
      </w:r>
      <w:r w:rsidR="009C3EEB">
        <w:rPr>
          <w:rFonts w:ascii="Arial" w:hAnsi="Arial" w:cs="Arial"/>
        </w:rPr>
        <w:t xml:space="preserve">underway </w:t>
      </w:r>
      <w:r w:rsidR="00B45959" w:rsidRPr="00EA062D">
        <w:rPr>
          <w:rFonts w:ascii="Arial" w:hAnsi="Arial" w:cs="Arial"/>
        </w:rPr>
        <w:t xml:space="preserve">for the model creation </w:t>
      </w:r>
      <w:r w:rsidR="009C3EEB">
        <w:rPr>
          <w:rFonts w:ascii="Arial" w:hAnsi="Arial" w:cs="Arial"/>
        </w:rPr>
        <w:t>based on OCWD’s full scale plant and LVMWD’</w:t>
      </w:r>
      <w:r w:rsidR="00E3558B">
        <w:rPr>
          <w:rFonts w:ascii="Arial" w:hAnsi="Arial" w:cs="Arial"/>
        </w:rPr>
        <w:t>s</w:t>
      </w:r>
      <w:r w:rsidR="009C3EEB">
        <w:rPr>
          <w:rFonts w:ascii="Arial" w:hAnsi="Arial" w:cs="Arial"/>
        </w:rPr>
        <w:t xml:space="preserve"> demonstration plant. </w:t>
      </w:r>
      <w:r w:rsidR="00891CCD">
        <w:rPr>
          <w:rFonts w:ascii="Arial" w:hAnsi="Arial" w:cs="Arial"/>
        </w:rPr>
        <w:t>A key study objective is chemical optimization (e.g., anti-</w:t>
      </w:r>
      <w:proofErr w:type="spellStart"/>
      <w:r w:rsidR="00891CCD">
        <w:rPr>
          <w:rFonts w:ascii="Arial" w:hAnsi="Arial" w:cs="Arial"/>
        </w:rPr>
        <w:t>scalant</w:t>
      </w:r>
      <w:proofErr w:type="spellEnd"/>
      <w:r w:rsidR="00891CCD">
        <w:rPr>
          <w:rFonts w:ascii="Arial" w:hAnsi="Arial" w:cs="Arial"/>
        </w:rPr>
        <w:t xml:space="preserve">) </w:t>
      </w:r>
      <w:r w:rsidR="009C3EEB">
        <w:rPr>
          <w:rFonts w:ascii="Arial" w:hAnsi="Arial" w:cs="Arial"/>
        </w:rPr>
        <w:t xml:space="preserve">in the RO operation at both plants. </w:t>
      </w:r>
    </w:p>
    <w:p w14:paraId="7C56A4D9" w14:textId="22E6739D" w:rsidR="00FF3EA6" w:rsidRDefault="00FF3EA6" w:rsidP="00B45959">
      <w:pPr>
        <w:pStyle w:val="a3"/>
        <w:ind w:leftChars="0" w:left="0" w:firstLineChars="100" w:firstLine="210"/>
        <w:rPr>
          <w:rFonts w:ascii="Arial" w:hAnsi="Arial" w:cs="Arial"/>
        </w:rPr>
      </w:pPr>
      <w:r>
        <w:rPr>
          <w:rFonts w:ascii="Arial" w:hAnsi="Arial" w:cs="Arial"/>
        </w:rPr>
        <w:t xml:space="preserve">OCWD is measuring trace chemicals </w:t>
      </w:r>
      <w:r w:rsidR="00891CCD">
        <w:rPr>
          <w:rFonts w:ascii="Arial" w:hAnsi="Arial" w:cs="Arial"/>
        </w:rPr>
        <w:t xml:space="preserve">in the </w:t>
      </w:r>
      <w:r>
        <w:rPr>
          <w:rFonts w:ascii="Arial" w:hAnsi="Arial" w:cs="Arial"/>
        </w:rPr>
        <w:t xml:space="preserve">RO </w:t>
      </w:r>
      <w:r w:rsidR="00E3558B">
        <w:rPr>
          <w:rFonts w:ascii="Arial" w:hAnsi="Arial" w:cs="Arial"/>
        </w:rPr>
        <w:t xml:space="preserve">feed and </w:t>
      </w:r>
      <w:r>
        <w:rPr>
          <w:rFonts w:ascii="Arial" w:hAnsi="Arial" w:cs="Arial"/>
        </w:rPr>
        <w:t xml:space="preserve">permeate by Xact 920, </w:t>
      </w:r>
      <w:r w:rsidR="00891CCD">
        <w:rPr>
          <w:rFonts w:ascii="Arial" w:hAnsi="Arial" w:cs="Arial"/>
        </w:rPr>
        <w:t>which documents</w:t>
      </w:r>
      <w:r>
        <w:rPr>
          <w:rFonts w:ascii="Arial" w:hAnsi="Arial" w:cs="Arial"/>
        </w:rPr>
        <w:t xml:space="preserve"> the trace chemicals passage </w:t>
      </w:r>
      <w:r w:rsidR="00891CCD">
        <w:rPr>
          <w:rFonts w:ascii="Arial" w:hAnsi="Arial" w:cs="Arial"/>
        </w:rPr>
        <w:t>across RO and thus informs</w:t>
      </w:r>
      <w:r>
        <w:rPr>
          <w:rFonts w:ascii="Arial" w:hAnsi="Arial" w:cs="Arial"/>
        </w:rPr>
        <w:t xml:space="preserve"> the RO membrane </w:t>
      </w:r>
      <w:r w:rsidR="00891CCD">
        <w:rPr>
          <w:rFonts w:ascii="Arial" w:hAnsi="Arial" w:cs="Arial"/>
        </w:rPr>
        <w:t>scaling for RO stages 1, 2, and 3</w:t>
      </w:r>
      <w:r w:rsidR="00CF7B6B">
        <w:rPr>
          <w:rFonts w:ascii="Arial" w:hAnsi="Arial" w:cs="Arial"/>
        </w:rPr>
        <w:t xml:space="preserve">. </w:t>
      </w:r>
      <w:r w:rsidR="00891CCD">
        <w:rPr>
          <w:rFonts w:ascii="Arial" w:hAnsi="Arial" w:cs="Arial"/>
        </w:rPr>
        <w:t>A</w:t>
      </w:r>
      <w:r w:rsidR="00CF7B6B">
        <w:rPr>
          <w:rFonts w:ascii="Arial" w:hAnsi="Arial" w:cs="Arial"/>
        </w:rPr>
        <w:t xml:space="preserve"> complete correlation analysis </w:t>
      </w:r>
      <w:r w:rsidR="00891CCD">
        <w:rPr>
          <w:rFonts w:ascii="Arial" w:hAnsi="Arial" w:cs="Arial"/>
        </w:rPr>
        <w:t>for the RO data sets has not yet been completed (</w:t>
      </w:r>
      <w:r w:rsidR="00CF7B6B">
        <w:rPr>
          <w:rFonts w:ascii="Arial" w:hAnsi="Arial" w:cs="Arial"/>
        </w:rPr>
        <w:t>RO permeability, the trace chemical passage and the RO fouling status</w:t>
      </w:r>
      <w:r w:rsidR="00891CCD">
        <w:rPr>
          <w:rFonts w:ascii="Arial" w:hAnsi="Arial" w:cs="Arial"/>
        </w:rPr>
        <w:t>)</w:t>
      </w:r>
      <w:r w:rsidR="00CF7B6B">
        <w:rPr>
          <w:rFonts w:ascii="Arial" w:hAnsi="Arial" w:cs="Arial"/>
        </w:rPr>
        <w:t xml:space="preserve">, but all tag information </w:t>
      </w:r>
      <w:r w:rsidR="00891CCD">
        <w:rPr>
          <w:rFonts w:ascii="Arial" w:hAnsi="Arial" w:cs="Arial"/>
        </w:rPr>
        <w:t xml:space="preserve">has been identified </w:t>
      </w:r>
      <w:r w:rsidR="00CF7B6B">
        <w:rPr>
          <w:rFonts w:ascii="Arial" w:hAnsi="Arial" w:cs="Arial"/>
        </w:rPr>
        <w:t>and behavior</w:t>
      </w:r>
      <w:r w:rsidR="00891CCD">
        <w:rPr>
          <w:rFonts w:ascii="Arial" w:hAnsi="Arial" w:cs="Arial"/>
        </w:rPr>
        <w:t xml:space="preserve"> examined</w:t>
      </w:r>
      <w:r w:rsidR="00CF7B6B">
        <w:rPr>
          <w:rFonts w:ascii="Arial" w:hAnsi="Arial" w:cs="Arial"/>
        </w:rPr>
        <w:t xml:space="preserve"> </w:t>
      </w:r>
      <w:r w:rsidR="00CF0543">
        <w:rPr>
          <w:rFonts w:ascii="Arial" w:hAnsi="Arial" w:cs="Arial"/>
        </w:rPr>
        <w:t>within available data sets from April 2022 to November 2022.</w:t>
      </w:r>
    </w:p>
    <w:p w14:paraId="51275DA4" w14:textId="37895019" w:rsidR="00CF0543" w:rsidRDefault="00CF0543" w:rsidP="00AC179B">
      <w:pPr>
        <w:pStyle w:val="a3"/>
        <w:ind w:leftChars="0" w:left="0" w:firstLineChars="100" w:firstLine="210"/>
        <w:rPr>
          <w:rFonts w:ascii="Arial" w:hAnsi="Arial" w:cs="Arial"/>
        </w:rPr>
      </w:pPr>
      <w:r>
        <w:rPr>
          <w:rFonts w:ascii="Arial" w:hAnsi="Arial" w:cs="Arial" w:hint="eastAsia"/>
        </w:rPr>
        <w:t>L</w:t>
      </w:r>
      <w:r>
        <w:rPr>
          <w:rFonts w:ascii="Arial" w:hAnsi="Arial" w:cs="Arial"/>
        </w:rPr>
        <w:t xml:space="preserve">VMWD’s data </w:t>
      </w:r>
      <w:r w:rsidR="00891CCD">
        <w:rPr>
          <w:rFonts w:ascii="Arial" w:hAnsi="Arial" w:cs="Arial"/>
        </w:rPr>
        <w:t>spans</w:t>
      </w:r>
      <w:r>
        <w:rPr>
          <w:rFonts w:ascii="Arial" w:hAnsi="Arial" w:cs="Arial"/>
        </w:rPr>
        <w:t xml:space="preserve"> April 2021 to October 2022</w:t>
      </w:r>
      <w:r w:rsidR="00C82537">
        <w:rPr>
          <w:rFonts w:ascii="Arial" w:hAnsi="Arial" w:cs="Arial"/>
        </w:rPr>
        <w:t xml:space="preserve">. Normalized flow rate, differential </w:t>
      </w:r>
      <w:r w:rsidR="00E3558B">
        <w:rPr>
          <w:rFonts w:ascii="Arial" w:hAnsi="Arial" w:cs="Arial"/>
        </w:rPr>
        <w:t>pressure,</w:t>
      </w:r>
      <w:r w:rsidR="00C82537">
        <w:rPr>
          <w:rFonts w:ascii="Arial" w:hAnsi="Arial" w:cs="Arial"/>
        </w:rPr>
        <w:t xml:space="preserve"> and salt passage for TMG10D </w:t>
      </w:r>
      <w:r w:rsidR="00891CCD">
        <w:rPr>
          <w:rFonts w:ascii="Arial" w:hAnsi="Arial" w:cs="Arial"/>
        </w:rPr>
        <w:t>RO membranes (</w:t>
      </w:r>
      <w:r w:rsidR="00C82537">
        <w:rPr>
          <w:rFonts w:ascii="Arial" w:hAnsi="Arial" w:cs="Arial"/>
        </w:rPr>
        <w:t>Toray</w:t>
      </w:r>
      <w:r w:rsidR="00891CCD">
        <w:rPr>
          <w:rFonts w:ascii="Arial" w:hAnsi="Arial" w:cs="Arial"/>
        </w:rPr>
        <w:t>)</w:t>
      </w:r>
      <w:r w:rsidR="00C82537">
        <w:rPr>
          <w:rFonts w:ascii="Arial" w:hAnsi="Arial" w:cs="Arial"/>
        </w:rPr>
        <w:t xml:space="preserve"> were </w:t>
      </w:r>
      <w:r w:rsidR="00891CCD">
        <w:rPr>
          <w:rFonts w:ascii="Arial" w:hAnsi="Arial" w:cs="Arial"/>
        </w:rPr>
        <w:t>determined using</w:t>
      </w:r>
      <w:r w:rsidR="00AC179B">
        <w:rPr>
          <w:rFonts w:ascii="Arial" w:hAnsi="Arial" w:cs="Arial"/>
        </w:rPr>
        <w:t xml:space="preserve"> Toray’s software to understand the general </w:t>
      </w:r>
      <w:r w:rsidR="00891CCD">
        <w:rPr>
          <w:rFonts w:ascii="Arial" w:hAnsi="Arial" w:cs="Arial"/>
        </w:rPr>
        <w:t xml:space="preserve">performance </w:t>
      </w:r>
      <w:r w:rsidR="00AC179B">
        <w:rPr>
          <w:rFonts w:ascii="Arial" w:hAnsi="Arial" w:cs="Arial"/>
        </w:rPr>
        <w:t xml:space="preserve">trends. In addition, </w:t>
      </w:r>
      <w:r w:rsidR="00891CCD">
        <w:rPr>
          <w:rFonts w:ascii="Arial" w:hAnsi="Arial" w:cs="Arial"/>
        </w:rPr>
        <w:t xml:space="preserve">work has begun to develop the </w:t>
      </w:r>
      <w:r w:rsidR="00AC179B">
        <w:rPr>
          <w:rFonts w:ascii="Arial" w:hAnsi="Arial" w:cs="Arial"/>
        </w:rPr>
        <w:t>autoregression model to predict salt passage in the RO stages from 1</w:t>
      </w:r>
      <w:r w:rsidR="00E3558B" w:rsidRPr="00E3558B">
        <w:rPr>
          <w:rFonts w:ascii="Arial" w:hAnsi="Arial" w:cs="Arial"/>
          <w:vertAlign w:val="superscript"/>
        </w:rPr>
        <w:t>st</w:t>
      </w:r>
      <w:r w:rsidR="00E3558B">
        <w:rPr>
          <w:rFonts w:ascii="Arial" w:hAnsi="Arial" w:cs="Arial"/>
        </w:rPr>
        <w:t xml:space="preserve"> </w:t>
      </w:r>
      <w:r w:rsidR="00AC179B">
        <w:rPr>
          <w:rFonts w:ascii="Arial" w:hAnsi="Arial" w:cs="Arial"/>
        </w:rPr>
        <w:t>to 3</w:t>
      </w:r>
      <w:r w:rsidR="00E3558B" w:rsidRPr="00E3558B">
        <w:rPr>
          <w:rFonts w:ascii="Arial" w:hAnsi="Arial" w:cs="Arial"/>
          <w:vertAlign w:val="superscript"/>
        </w:rPr>
        <w:t>rd</w:t>
      </w:r>
      <w:r w:rsidR="00AC179B">
        <w:rPr>
          <w:rFonts w:ascii="Arial" w:hAnsi="Arial" w:cs="Arial"/>
        </w:rPr>
        <w:t>.</w:t>
      </w:r>
      <w:r w:rsidR="00C82537">
        <w:rPr>
          <w:rFonts w:ascii="Arial" w:hAnsi="Arial" w:cs="Arial"/>
        </w:rPr>
        <w:t xml:space="preserve"> </w:t>
      </w:r>
    </w:p>
    <w:p w14:paraId="37694C59" w14:textId="067D8050" w:rsidR="00B45959" w:rsidRPr="005D1453" w:rsidRDefault="009C3EEB" w:rsidP="00B45959">
      <w:pPr>
        <w:pStyle w:val="a3"/>
        <w:ind w:leftChars="0" w:left="0" w:firstLineChars="100" w:firstLine="210"/>
        <w:rPr>
          <w:rFonts w:ascii="Arial" w:hAnsi="Arial" w:cs="Arial"/>
        </w:rPr>
      </w:pPr>
      <w:r>
        <w:rPr>
          <w:rFonts w:ascii="Arial" w:hAnsi="Arial" w:cs="Arial"/>
        </w:rPr>
        <w:t>WBMWD analysis is not included in this report</w:t>
      </w:r>
      <w:r w:rsidR="00891CCD">
        <w:rPr>
          <w:rFonts w:ascii="Arial" w:hAnsi="Arial" w:cs="Arial"/>
        </w:rPr>
        <w:t xml:space="preserve">. A large data set was provided by WBMWD to the project team in March of 2023, but that data set is incomplete. Further information has been requested. </w:t>
      </w:r>
      <w:r>
        <w:rPr>
          <w:rFonts w:ascii="Arial" w:hAnsi="Arial" w:cs="Arial"/>
        </w:rPr>
        <w:t xml:space="preserve"> </w:t>
      </w:r>
    </w:p>
    <w:p w14:paraId="188EBC83" w14:textId="77777777" w:rsidR="00E95D5D" w:rsidRPr="0022423E" w:rsidRDefault="00E95D5D" w:rsidP="00B45959">
      <w:pPr>
        <w:pStyle w:val="a3"/>
        <w:ind w:leftChars="0" w:left="0" w:firstLineChars="100" w:firstLine="210"/>
        <w:rPr>
          <w:rFonts w:ascii="Arial" w:hAnsi="Arial" w:cs="Arial"/>
        </w:rPr>
      </w:pPr>
    </w:p>
    <w:p w14:paraId="5BF228FD" w14:textId="77777777" w:rsidR="0022423E" w:rsidRPr="0022423E" w:rsidRDefault="0022423E">
      <w:pPr>
        <w:widowControl/>
        <w:jc w:val="left"/>
        <w:rPr>
          <w:rFonts w:ascii="Arial" w:hAnsi="Arial" w:cs="Arial"/>
          <w:b/>
          <w:bCs/>
        </w:rPr>
      </w:pPr>
      <w:r w:rsidRPr="0022423E">
        <w:rPr>
          <w:rFonts w:ascii="Arial" w:hAnsi="Arial" w:cs="Arial"/>
          <w:b/>
          <w:bCs/>
        </w:rPr>
        <w:br w:type="page"/>
      </w:r>
    </w:p>
    <w:p w14:paraId="49A52546" w14:textId="16412341" w:rsidR="00ED3E0C" w:rsidRPr="005D1453" w:rsidRDefault="0069657C" w:rsidP="00ED3E0C">
      <w:pPr>
        <w:pStyle w:val="a3"/>
        <w:numPr>
          <w:ilvl w:val="0"/>
          <w:numId w:val="1"/>
        </w:numPr>
        <w:ind w:leftChars="0"/>
        <w:rPr>
          <w:rFonts w:ascii="Arial" w:hAnsi="Arial" w:cs="Arial"/>
          <w:b/>
          <w:bCs/>
          <w:u w:val="single"/>
        </w:rPr>
      </w:pPr>
      <w:r w:rsidRPr="005D1453">
        <w:rPr>
          <w:rFonts w:ascii="Arial" w:hAnsi="Arial" w:cs="Arial"/>
          <w:b/>
          <w:bCs/>
          <w:u w:val="single"/>
        </w:rPr>
        <w:lastRenderedPageBreak/>
        <w:t xml:space="preserve">Desktop Evaluation based on </w:t>
      </w:r>
      <w:r w:rsidR="00B45959" w:rsidRPr="005D1453">
        <w:rPr>
          <w:rFonts w:ascii="Arial" w:hAnsi="Arial" w:cs="Arial"/>
          <w:b/>
          <w:bCs/>
          <w:u w:val="single"/>
        </w:rPr>
        <w:t>OCWD</w:t>
      </w:r>
    </w:p>
    <w:p w14:paraId="4BA37E1D" w14:textId="5F41F625" w:rsidR="00E95D5D" w:rsidRPr="005D1453" w:rsidRDefault="00891CCD" w:rsidP="00AC179B">
      <w:pPr>
        <w:pStyle w:val="a3"/>
        <w:ind w:leftChars="0" w:left="0" w:firstLineChars="100" w:firstLine="210"/>
        <w:rPr>
          <w:rFonts w:ascii="Arial" w:hAnsi="Arial" w:cs="Arial"/>
        </w:rPr>
      </w:pPr>
      <w:r>
        <w:rPr>
          <w:rFonts w:ascii="Arial" w:hAnsi="Arial" w:cs="Arial"/>
        </w:rPr>
        <w:t xml:space="preserve">The data set provided to this team is for the 100 mgd system. We note that the capacity has recently been upgraded to 130 mgd. </w:t>
      </w:r>
      <w:r w:rsidR="00F67F47" w:rsidRPr="005D1453">
        <w:rPr>
          <w:rFonts w:ascii="Arial" w:hAnsi="Arial" w:cs="Arial"/>
        </w:rPr>
        <w:t>T</w:t>
      </w:r>
      <w:r w:rsidR="00364B8F" w:rsidRPr="005D1453">
        <w:rPr>
          <w:rFonts w:ascii="Arial" w:hAnsi="Arial" w:cs="Arial"/>
        </w:rPr>
        <w:t xml:space="preserve">he </w:t>
      </w:r>
      <w:r w:rsidR="00AC179B">
        <w:rPr>
          <w:rFonts w:ascii="Arial" w:hAnsi="Arial" w:cs="Arial"/>
        </w:rPr>
        <w:t xml:space="preserve">full-scale </w:t>
      </w:r>
      <w:r w:rsidR="00364B8F" w:rsidRPr="005D1453">
        <w:rPr>
          <w:rFonts w:ascii="Arial" w:hAnsi="Arial" w:cs="Arial"/>
        </w:rPr>
        <w:t xml:space="preserve">RO </w:t>
      </w:r>
      <w:r w:rsidR="000C7E59">
        <w:rPr>
          <w:rFonts w:ascii="Arial" w:hAnsi="Arial" w:cs="Arial"/>
        </w:rPr>
        <w:t xml:space="preserve">membrane </w:t>
      </w:r>
      <w:r w:rsidR="00364B8F" w:rsidRPr="005D1453">
        <w:rPr>
          <w:rFonts w:ascii="Arial" w:hAnsi="Arial" w:cs="Arial"/>
        </w:rPr>
        <w:t>system in OCWD</w:t>
      </w:r>
      <w:r>
        <w:rPr>
          <w:rFonts w:ascii="Arial" w:hAnsi="Arial" w:cs="Arial"/>
        </w:rPr>
        <w:t>, for the longer running 100 mgd of capacity,</w:t>
      </w:r>
      <w:r w:rsidR="00364B8F" w:rsidRPr="005D1453">
        <w:rPr>
          <w:rFonts w:ascii="Arial" w:hAnsi="Arial" w:cs="Arial"/>
        </w:rPr>
        <w:t xml:space="preserve"> consists of 21 RO </w:t>
      </w:r>
      <w:r w:rsidR="000C7E59">
        <w:rPr>
          <w:rFonts w:ascii="Arial" w:hAnsi="Arial" w:cs="Arial"/>
        </w:rPr>
        <w:t>units</w:t>
      </w:r>
      <w:r w:rsidR="00364B8F" w:rsidRPr="005D1453">
        <w:rPr>
          <w:rFonts w:ascii="Arial" w:hAnsi="Arial" w:cs="Arial"/>
        </w:rPr>
        <w:t xml:space="preserve"> (3 </w:t>
      </w:r>
      <w:r w:rsidR="00AC179B">
        <w:rPr>
          <w:rFonts w:ascii="Arial" w:hAnsi="Arial" w:cs="Arial"/>
        </w:rPr>
        <w:t xml:space="preserve">RO </w:t>
      </w:r>
      <w:r w:rsidR="00364B8F" w:rsidRPr="005D1453">
        <w:rPr>
          <w:rFonts w:ascii="Arial" w:hAnsi="Arial" w:cs="Arial"/>
        </w:rPr>
        <w:t>units x 7</w:t>
      </w:r>
      <w:r w:rsidR="00AC179B">
        <w:rPr>
          <w:rFonts w:ascii="Arial" w:hAnsi="Arial" w:cs="Arial"/>
        </w:rPr>
        <w:t xml:space="preserve"> RO</w:t>
      </w:r>
      <w:r w:rsidR="00364B8F" w:rsidRPr="005D1453">
        <w:rPr>
          <w:rFonts w:ascii="Arial" w:hAnsi="Arial" w:cs="Arial"/>
        </w:rPr>
        <w:t xml:space="preserve"> trains)</w:t>
      </w:r>
      <w:r w:rsidR="00E95D5D" w:rsidRPr="005D1453">
        <w:rPr>
          <w:rFonts w:ascii="Arial" w:hAnsi="Arial" w:cs="Arial"/>
        </w:rPr>
        <w:t xml:space="preserve"> </w:t>
      </w:r>
      <w:r w:rsidR="000C7E59">
        <w:rPr>
          <w:rFonts w:ascii="Arial" w:hAnsi="Arial" w:cs="Arial"/>
        </w:rPr>
        <w:t xml:space="preserve">and each unit has </w:t>
      </w:r>
      <w:r w:rsidR="00E95D5D" w:rsidRPr="005D1453">
        <w:rPr>
          <w:rFonts w:ascii="Arial" w:hAnsi="Arial" w:cs="Arial"/>
        </w:rPr>
        <w:t>5 MGD capacity</w:t>
      </w:r>
      <w:r w:rsidR="00364B8F" w:rsidRPr="005D1453">
        <w:rPr>
          <w:rFonts w:ascii="Arial" w:hAnsi="Arial" w:cs="Arial"/>
        </w:rPr>
        <w:t xml:space="preserve">. </w:t>
      </w:r>
      <w:r w:rsidR="00E95D5D" w:rsidRPr="005D1453">
        <w:rPr>
          <w:rFonts w:ascii="Arial" w:hAnsi="Arial" w:cs="Arial"/>
        </w:rPr>
        <w:t xml:space="preserve">As OCWD reported in Figure 1, these 21 RO systems are </w:t>
      </w:r>
      <w:r w:rsidR="005F7A62" w:rsidRPr="005D1453">
        <w:rPr>
          <w:rFonts w:ascii="Arial" w:hAnsi="Arial" w:cs="Arial"/>
        </w:rPr>
        <w:t xml:space="preserve">being </w:t>
      </w:r>
      <w:r w:rsidR="00E95D5D" w:rsidRPr="005D1453">
        <w:rPr>
          <w:rFonts w:ascii="Arial" w:hAnsi="Arial" w:cs="Arial"/>
        </w:rPr>
        <w:t xml:space="preserve">operated by different types of RO membranes. </w:t>
      </w:r>
      <w:r>
        <w:rPr>
          <w:rFonts w:ascii="Arial" w:hAnsi="Arial" w:cs="Arial"/>
        </w:rPr>
        <w:t xml:space="preserve">Current </w:t>
      </w:r>
      <w:r w:rsidR="00364B8F" w:rsidRPr="005D1453">
        <w:rPr>
          <w:rFonts w:ascii="Arial" w:hAnsi="Arial" w:cs="Arial"/>
        </w:rPr>
        <w:t xml:space="preserve">analysis </w:t>
      </w:r>
      <w:r>
        <w:rPr>
          <w:rFonts w:ascii="Arial" w:hAnsi="Arial" w:cs="Arial"/>
        </w:rPr>
        <w:t>focuses upon</w:t>
      </w:r>
      <w:r w:rsidR="00364B8F" w:rsidRPr="005D1453">
        <w:rPr>
          <w:rFonts w:ascii="Arial" w:hAnsi="Arial" w:cs="Arial"/>
        </w:rPr>
        <w:t xml:space="preserve"> </w:t>
      </w:r>
      <w:r w:rsidR="005F7A62" w:rsidRPr="005D1453">
        <w:rPr>
          <w:rFonts w:ascii="Arial" w:hAnsi="Arial" w:cs="Arial"/>
        </w:rPr>
        <w:t xml:space="preserve">RO UNIT </w:t>
      </w:r>
      <w:r w:rsidR="00364B8F" w:rsidRPr="005D1453">
        <w:rPr>
          <w:rFonts w:ascii="Arial" w:hAnsi="Arial" w:cs="Arial"/>
        </w:rPr>
        <w:t xml:space="preserve">B01. </w:t>
      </w:r>
      <w:r w:rsidR="005F7A62" w:rsidRPr="005D1453">
        <w:rPr>
          <w:rFonts w:ascii="Arial" w:hAnsi="Arial" w:cs="Arial"/>
        </w:rPr>
        <w:t xml:space="preserve">As shown in Figure 1, the membrane type of RO UNIT B01 is </w:t>
      </w:r>
      <w:proofErr w:type="spellStart"/>
      <w:r w:rsidR="005F7A62" w:rsidRPr="005D1453">
        <w:rPr>
          <w:rFonts w:ascii="Arial" w:hAnsi="Arial" w:cs="Arial"/>
        </w:rPr>
        <w:t>Filmtec</w:t>
      </w:r>
      <w:proofErr w:type="spellEnd"/>
      <w:r w:rsidR="005F7A62" w:rsidRPr="005D1453">
        <w:rPr>
          <w:rFonts w:ascii="Arial" w:hAnsi="Arial" w:cs="Arial"/>
        </w:rPr>
        <w:t xml:space="preserve"> BW30XFRLE installed in October 2020.</w:t>
      </w:r>
    </w:p>
    <w:p w14:paraId="18C1FDE5" w14:textId="77777777" w:rsidR="005F7A62" w:rsidRPr="005D1453" w:rsidRDefault="005F7A62" w:rsidP="00ED3E0C">
      <w:pPr>
        <w:pStyle w:val="a3"/>
        <w:ind w:leftChars="0" w:left="0" w:firstLineChars="100" w:firstLine="210"/>
        <w:rPr>
          <w:rFonts w:ascii="Arial" w:hAnsi="Arial" w:cs="Arial"/>
        </w:rPr>
      </w:pPr>
    </w:p>
    <w:p w14:paraId="441C0239" w14:textId="38AE0F67" w:rsidR="005F7A62" w:rsidRPr="005D1453" w:rsidRDefault="005F7A62" w:rsidP="00C61E45">
      <w:pPr>
        <w:pStyle w:val="a3"/>
        <w:ind w:leftChars="0" w:left="0" w:firstLineChars="100" w:firstLine="210"/>
        <w:jc w:val="center"/>
        <w:rPr>
          <w:rFonts w:ascii="Arial" w:hAnsi="Arial" w:cs="Arial"/>
        </w:rPr>
      </w:pPr>
      <w:r w:rsidRPr="005D1453">
        <w:rPr>
          <w:rFonts w:ascii="Arial" w:hAnsi="Arial" w:cs="Arial"/>
          <w:noProof/>
        </w:rPr>
        <w:drawing>
          <wp:inline distT="0" distB="0" distL="0" distR="0" wp14:anchorId="3B9060EF" wp14:editId="20A21C20">
            <wp:extent cx="5130618" cy="3805631"/>
            <wp:effectExtent l="0" t="0" r="0" b="444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7726" cy="3818320"/>
                    </a:xfrm>
                    <a:prstGeom prst="rect">
                      <a:avLst/>
                    </a:prstGeom>
                    <a:noFill/>
                    <a:ln>
                      <a:noFill/>
                    </a:ln>
                  </pic:spPr>
                </pic:pic>
              </a:graphicData>
            </a:graphic>
          </wp:inline>
        </w:drawing>
      </w:r>
    </w:p>
    <w:p w14:paraId="0891BD03" w14:textId="48CF95B1" w:rsidR="009F7F69" w:rsidRPr="005D1453" w:rsidRDefault="009F7F69" w:rsidP="009F7F69">
      <w:pPr>
        <w:pStyle w:val="a3"/>
        <w:ind w:leftChars="0" w:left="0" w:firstLineChars="100" w:firstLine="210"/>
        <w:jc w:val="center"/>
        <w:rPr>
          <w:rFonts w:ascii="Arial" w:hAnsi="Arial" w:cs="Arial"/>
        </w:rPr>
      </w:pPr>
      <w:r w:rsidRPr="005D1453">
        <w:rPr>
          <w:rFonts w:ascii="Arial" w:hAnsi="Arial" w:cs="Arial"/>
        </w:rPr>
        <w:t>Figure 1: RO System Membranes</w:t>
      </w:r>
      <w:r w:rsidRPr="005D1453">
        <w:rPr>
          <w:rStyle w:val="af"/>
          <w:rFonts w:ascii="Arial" w:hAnsi="Arial" w:cs="Arial"/>
        </w:rPr>
        <w:footnoteReference w:id="2"/>
      </w:r>
    </w:p>
    <w:p w14:paraId="626F9955" w14:textId="36F05C8B" w:rsidR="005F7A62" w:rsidRPr="005D1453" w:rsidRDefault="005F7A62" w:rsidP="005F7A62">
      <w:pPr>
        <w:pStyle w:val="a3"/>
        <w:ind w:leftChars="0" w:left="0" w:firstLineChars="100" w:firstLine="210"/>
        <w:rPr>
          <w:rFonts w:ascii="Arial" w:hAnsi="Arial" w:cs="Arial"/>
        </w:rPr>
      </w:pPr>
    </w:p>
    <w:p w14:paraId="25F83FCF" w14:textId="3CA5CB75" w:rsidR="0011312A" w:rsidRDefault="00A20492" w:rsidP="005F7A62">
      <w:pPr>
        <w:pStyle w:val="a3"/>
        <w:ind w:leftChars="0" w:left="0" w:firstLineChars="100" w:firstLine="210"/>
        <w:rPr>
          <w:rFonts w:ascii="Arial" w:hAnsi="Arial" w:cs="Arial"/>
        </w:rPr>
      </w:pPr>
      <w:r w:rsidRPr="005D1453">
        <w:rPr>
          <w:rFonts w:ascii="Arial" w:hAnsi="Arial" w:cs="Arial"/>
        </w:rPr>
        <w:t xml:space="preserve">RO UNIT B01 is </w:t>
      </w:r>
      <w:r w:rsidR="00891CCD">
        <w:rPr>
          <w:rFonts w:ascii="Arial" w:hAnsi="Arial" w:cs="Arial"/>
        </w:rPr>
        <w:t xml:space="preserve">a </w:t>
      </w:r>
      <w:r w:rsidRPr="005D1453">
        <w:rPr>
          <w:rFonts w:ascii="Arial" w:hAnsi="Arial" w:cs="Arial"/>
        </w:rPr>
        <w:t>3-stage configuration</w:t>
      </w:r>
      <w:r w:rsidR="00891CCD">
        <w:rPr>
          <w:rFonts w:ascii="Arial" w:hAnsi="Arial" w:cs="Arial"/>
        </w:rPr>
        <w:t xml:space="preserve">, with </w:t>
      </w:r>
      <w:r w:rsidR="00850793">
        <w:rPr>
          <w:rFonts w:ascii="Arial" w:hAnsi="Arial" w:cs="Arial"/>
        </w:rPr>
        <w:t>f</w:t>
      </w:r>
      <w:r w:rsidRPr="005D1453">
        <w:rPr>
          <w:rFonts w:ascii="Arial" w:hAnsi="Arial" w:cs="Arial"/>
        </w:rPr>
        <w:t>low</w:t>
      </w:r>
      <w:r w:rsidR="000C7E59">
        <w:rPr>
          <w:rFonts w:ascii="Arial" w:hAnsi="Arial" w:cs="Arial"/>
        </w:rPr>
        <w:t xml:space="preserve"> rate</w:t>
      </w:r>
      <w:r w:rsidRPr="005D1453">
        <w:rPr>
          <w:rFonts w:ascii="Arial" w:hAnsi="Arial" w:cs="Arial"/>
        </w:rPr>
        <w:t xml:space="preserve">, </w:t>
      </w:r>
      <w:r w:rsidR="00850793">
        <w:rPr>
          <w:rFonts w:ascii="Arial" w:hAnsi="Arial" w:cs="Arial"/>
        </w:rPr>
        <w:t>p</w:t>
      </w:r>
      <w:r w:rsidRPr="005D1453">
        <w:rPr>
          <w:rFonts w:ascii="Arial" w:hAnsi="Arial" w:cs="Arial"/>
        </w:rPr>
        <w:t xml:space="preserve">ressure, </w:t>
      </w:r>
      <w:r w:rsidR="00850793">
        <w:rPr>
          <w:rFonts w:ascii="Arial" w:hAnsi="Arial" w:cs="Arial"/>
        </w:rPr>
        <w:t>c</w:t>
      </w:r>
      <w:r w:rsidRPr="005D1453">
        <w:rPr>
          <w:rFonts w:ascii="Arial" w:hAnsi="Arial" w:cs="Arial"/>
        </w:rPr>
        <w:t xml:space="preserve">onductivity, </w:t>
      </w:r>
      <w:r w:rsidR="00891CCD">
        <w:rPr>
          <w:rFonts w:ascii="Arial" w:hAnsi="Arial" w:cs="Arial"/>
        </w:rPr>
        <w:t xml:space="preserve">and </w:t>
      </w:r>
      <w:r w:rsidR="00850793">
        <w:rPr>
          <w:rFonts w:ascii="Arial" w:hAnsi="Arial" w:cs="Arial"/>
        </w:rPr>
        <w:t>d</w:t>
      </w:r>
      <w:r w:rsidRPr="005D1453">
        <w:rPr>
          <w:rFonts w:ascii="Arial" w:hAnsi="Arial" w:cs="Arial"/>
        </w:rPr>
        <w:t xml:space="preserve">ifferential </w:t>
      </w:r>
      <w:r w:rsidR="00850793">
        <w:rPr>
          <w:rFonts w:ascii="Arial" w:hAnsi="Arial" w:cs="Arial"/>
        </w:rPr>
        <w:t>p</w:t>
      </w:r>
      <w:r w:rsidRPr="005D1453">
        <w:rPr>
          <w:rFonts w:ascii="Arial" w:hAnsi="Arial" w:cs="Arial"/>
        </w:rPr>
        <w:t>ressure measured</w:t>
      </w:r>
      <w:r w:rsidR="000C7E59">
        <w:rPr>
          <w:rFonts w:ascii="Arial" w:hAnsi="Arial" w:cs="Arial"/>
        </w:rPr>
        <w:t xml:space="preserve"> as shown in Figure 2</w:t>
      </w:r>
      <w:r w:rsidRPr="005D1453">
        <w:rPr>
          <w:rFonts w:ascii="Arial" w:hAnsi="Arial" w:cs="Arial"/>
        </w:rPr>
        <w:t xml:space="preserve">. 50 </w:t>
      </w:r>
      <w:r w:rsidR="00891CCD">
        <w:rPr>
          <w:rFonts w:ascii="Arial" w:hAnsi="Arial" w:cs="Arial"/>
        </w:rPr>
        <w:t>categories</w:t>
      </w:r>
      <w:r w:rsidRPr="005D1453">
        <w:rPr>
          <w:rFonts w:ascii="Arial" w:hAnsi="Arial" w:cs="Arial"/>
        </w:rPr>
        <w:t xml:space="preserve"> </w:t>
      </w:r>
      <w:r w:rsidR="00891CCD">
        <w:rPr>
          <w:rFonts w:ascii="Arial" w:hAnsi="Arial" w:cs="Arial"/>
        </w:rPr>
        <w:t xml:space="preserve">of </w:t>
      </w:r>
      <w:r w:rsidRPr="005D1453">
        <w:rPr>
          <w:rFonts w:ascii="Arial" w:hAnsi="Arial" w:cs="Arial"/>
        </w:rPr>
        <w:t xml:space="preserve">data </w:t>
      </w:r>
      <w:r w:rsidR="00F32E69">
        <w:rPr>
          <w:rFonts w:ascii="Arial" w:hAnsi="Arial" w:cs="Arial"/>
        </w:rPr>
        <w:t xml:space="preserve">were provided </w:t>
      </w:r>
      <w:r w:rsidRPr="005D1453">
        <w:rPr>
          <w:rFonts w:ascii="Arial" w:hAnsi="Arial" w:cs="Arial"/>
        </w:rPr>
        <w:t xml:space="preserve">including </w:t>
      </w:r>
      <w:r w:rsidR="00850793">
        <w:rPr>
          <w:rFonts w:ascii="Arial" w:hAnsi="Arial" w:cs="Arial"/>
        </w:rPr>
        <w:t>f</w:t>
      </w:r>
      <w:r w:rsidR="00F32E69">
        <w:rPr>
          <w:rFonts w:ascii="Arial" w:hAnsi="Arial" w:cs="Arial"/>
        </w:rPr>
        <w:t xml:space="preserve">eed &amp; </w:t>
      </w:r>
      <w:r w:rsidR="00850793">
        <w:rPr>
          <w:rFonts w:ascii="Arial" w:hAnsi="Arial" w:cs="Arial"/>
        </w:rPr>
        <w:t>p</w:t>
      </w:r>
      <w:r w:rsidR="00F32E69">
        <w:rPr>
          <w:rFonts w:ascii="Arial" w:hAnsi="Arial" w:cs="Arial"/>
        </w:rPr>
        <w:t>ermeate</w:t>
      </w:r>
      <w:r w:rsidRPr="005D1453">
        <w:rPr>
          <w:rFonts w:ascii="Arial" w:hAnsi="Arial" w:cs="Arial"/>
        </w:rPr>
        <w:t xml:space="preserve"> flow rate, </w:t>
      </w:r>
      <w:r w:rsidR="00850793">
        <w:rPr>
          <w:rFonts w:ascii="Arial" w:hAnsi="Arial" w:cs="Arial"/>
        </w:rPr>
        <w:t>f</w:t>
      </w:r>
      <w:r w:rsidR="000C7E59">
        <w:rPr>
          <w:rFonts w:ascii="Arial" w:hAnsi="Arial" w:cs="Arial"/>
        </w:rPr>
        <w:t xml:space="preserve">eed &amp; </w:t>
      </w:r>
      <w:r w:rsidR="00850793">
        <w:rPr>
          <w:rFonts w:ascii="Arial" w:hAnsi="Arial" w:cs="Arial"/>
        </w:rPr>
        <w:t>p</w:t>
      </w:r>
      <w:r w:rsidR="000C7E59">
        <w:rPr>
          <w:rFonts w:ascii="Arial" w:hAnsi="Arial" w:cs="Arial"/>
        </w:rPr>
        <w:t>ermeate</w:t>
      </w:r>
      <w:r w:rsidRPr="005D1453">
        <w:rPr>
          <w:rFonts w:ascii="Arial" w:hAnsi="Arial" w:cs="Arial"/>
        </w:rPr>
        <w:t xml:space="preserve"> water qualities </w:t>
      </w:r>
      <w:r w:rsidR="00F32E69">
        <w:rPr>
          <w:rFonts w:ascii="Arial" w:hAnsi="Arial" w:cs="Arial"/>
        </w:rPr>
        <w:t xml:space="preserve">(such as </w:t>
      </w:r>
      <w:r w:rsidRPr="005D1453">
        <w:rPr>
          <w:rFonts w:ascii="Arial" w:hAnsi="Arial" w:cs="Arial"/>
        </w:rPr>
        <w:t xml:space="preserve">conductivity, TOC, </w:t>
      </w:r>
      <w:r w:rsidR="00850793">
        <w:rPr>
          <w:rFonts w:ascii="Arial" w:hAnsi="Arial" w:cs="Arial"/>
        </w:rPr>
        <w:t>t</w:t>
      </w:r>
      <w:r w:rsidRPr="005D1453">
        <w:rPr>
          <w:rFonts w:ascii="Arial" w:hAnsi="Arial" w:cs="Arial"/>
        </w:rPr>
        <w:t>urbidity</w:t>
      </w:r>
      <w:r w:rsidR="00F32E69">
        <w:rPr>
          <w:rFonts w:ascii="Arial" w:hAnsi="Arial" w:cs="Arial"/>
        </w:rPr>
        <w:t>)</w:t>
      </w:r>
      <w:r w:rsidRPr="005D1453">
        <w:rPr>
          <w:rFonts w:ascii="Arial" w:hAnsi="Arial" w:cs="Arial"/>
        </w:rPr>
        <w:t xml:space="preserve">, </w:t>
      </w:r>
      <w:r w:rsidR="00850793">
        <w:rPr>
          <w:rFonts w:ascii="Arial" w:hAnsi="Arial" w:cs="Arial"/>
        </w:rPr>
        <w:t>f</w:t>
      </w:r>
      <w:r w:rsidR="00F32E69">
        <w:rPr>
          <w:rFonts w:ascii="Arial" w:hAnsi="Arial" w:cs="Arial"/>
        </w:rPr>
        <w:t xml:space="preserve">eed &amp; </w:t>
      </w:r>
      <w:r w:rsidR="00850793">
        <w:rPr>
          <w:rFonts w:ascii="Arial" w:hAnsi="Arial" w:cs="Arial"/>
        </w:rPr>
        <w:t>p</w:t>
      </w:r>
      <w:r w:rsidR="00F32E69">
        <w:rPr>
          <w:rFonts w:ascii="Arial" w:hAnsi="Arial" w:cs="Arial"/>
        </w:rPr>
        <w:t>ermeate</w:t>
      </w:r>
      <w:r w:rsidRPr="005D1453">
        <w:rPr>
          <w:rFonts w:ascii="Arial" w:hAnsi="Arial" w:cs="Arial"/>
        </w:rPr>
        <w:t xml:space="preserve"> pressure, Xact, and chemical dosage. </w:t>
      </w:r>
    </w:p>
    <w:p w14:paraId="3E2428A3" w14:textId="3394D62A" w:rsidR="00181A1F" w:rsidRDefault="00181A1F" w:rsidP="00181A1F">
      <w:pPr>
        <w:pStyle w:val="a3"/>
        <w:ind w:leftChars="0" w:left="0"/>
        <w:rPr>
          <w:rFonts w:ascii="Arial" w:hAnsi="Arial" w:cs="Arial"/>
        </w:rPr>
      </w:pPr>
    </w:p>
    <w:p w14:paraId="6FE8D083" w14:textId="3F8CBD2A" w:rsidR="00181A1F" w:rsidRDefault="00181A1F" w:rsidP="00181A1F">
      <w:pPr>
        <w:pStyle w:val="a3"/>
        <w:ind w:leftChars="0" w:left="0"/>
        <w:rPr>
          <w:rFonts w:ascii="Arial" w:hAnsi="Arial" w:cs="Arial"/>
        </w:rPr>
      </w:pPr>
      <w:r w:rsidRPr="005D1453">
        <w:rPr>
          <w:rFonts w:ascii="Arial" w:hAnsi="Arial" w:cs="Arial"/>
          <w:noProof/>
        </w:rPr>
        <w:lastRenderedPageBreak/>
        <w:drawing>
          <wp:inline distT="0" distB="0" distL="0" distR="0" wp14:anchorId="0B3A0E20" wp14:editId="4D3C8657">
            <wp:extent cx="6148834" cy="2765145"/>
            <wp:effectExtent l="0" t="0" r="4445"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15662" cy="2795198"/>
                    </a:xfrm>
                    <a:prstGeom prst="rect">
                      <a:avLst/>
                    </a:prstGeom>
                    <a:noFill/>
                    <a:ln>
                      <a:noFill/>
                    </a:ln>
                  </pic:spPr>
                </pic:pic>
              </a:graphicData>
            </a:graphic>
          </wp:inline>
        </w:drawing>
      </w:r>
    </w:p>
    <w:p w14:paraId="7EF0A24A" w14:textId="77777777" w:rsidR="00181A1F" w:rsidRPr="005D1453" w:rsidRDefault="00181A1F" w:rsidP="00181A1F">
      <w:pPr>
        <w:pStyle w:val="a3"/>
        <w:ind w:leftChars="0" w:left="0"/>
        <w:jc w:val="center"/>
        <w:rPr>
          <w:rFonts w:ascii="Arial" w:hAnsi="Arial" w:cs="Arial"/>
        </w:rPr>
      </w:pPr>
      <w:r w:rsidRPr="005D1453">
        <w:rPr>
          <w:rFonts w:ascii="Arial" w:hAnsi="Arial" w:cs="Arial"/>
        </w:rPr>
        <w:t xml:space="preserve">Figure </w:t>
      </w:r>
      <w:r>
        <w:rPr>
          <w:rFonts w:ascii="Arial" w:hAnsi="Arial" w:cs="Arial"/>
        </w:rPr>
        <w:t>2</w:t>
      </w:r>
      <w:r w:rsidRPr="005D1453">
        <w:rPr>
          <w:rFonts w:ascii="Arial" w:hAnsi="Arial" w:cs="Arial"/>
        </w:rPr>
        <w:t>: RO UNIT B01</w:t>
      </w:r>
    </w:p>
    <w:p w14:paraId="6930F560" w14:textId="77777777" w:rsidR="00181A1F" w:rsidRDefault="00181A1F" w:rsidP="00181A1F">
      <w:pPr>
        <w:pStyle w:val="a3"/>
        <w:ind w:leftChars="0" w:left="0"/>
        <w:rPr>
          <w:rFonts w:ascii="Arial" w:hAnsi="Arial" w:cs="Arial"/>
        </w:rPr>
      </w:pPr>
    </w:p>
    <w:p w14:paraId="3E1B1B4F" w14:textId="11191A98" w:rsidR="00A20492" w:rsidRPr="00A22583" w:rsidRDefault="00891CCD" w:rsidP="005F7A62">
      <w:pPr>
        <w:pStyle w:val="a3"/>
        <w:ind w:leftChars="0" w:left="0" w:firstLineChars="100" w:firstLine="210"/>
        <w:rPr>
          <w:rFonts w:ascii="Arial" w:hAnsi="Arial" w:cs="Arial"/>
        </w:rPr>
      </w:pPr>
      <w:r>
        <w:rPr>
          <w:rFonts w:ascii="Arial" w:hAnsi="Arial" w:cs="Arial"/>
        </w:rPr>
        <w:t xml:space="preserve">The project team is investigating </w:t>
      </w:r>
      <w:r w:rsidR="00A20492" w:rsidRPr="005D1453">
        <w:rPr>
          <w:rFonts w:ascii="Arial" w:hAnsi="Arial" w:cs="Arial"/>
        </w:rPr>
        <w:t>outlier and correlation analysis.</w:t>
      </w:r>
      <w:r w:rsidR="0011312A">
        <w:rPr>
          <w:rFonts w:ascii="Arial" w:hAnsi="Arial" w:cs="Arial"/>
        </w:rPr>
        <w:t xml:space="preserve"> </w:t>
      </w:r>
      <w:r w:rsidR="0011312A" w:rsidRPr="00BC6E42">
        <w:rPr>
          <w:rFonts w:ascii="Arial" w:hAnsi="Arial"/>
        </w:rPr>
        <w:t xml:space="preserve"> Figure 3</w:t>
      </w:r>
      <w:r>
        <w:rPr>
          <w:rFonts w:ascii="Arial" w:hAnsi="Arial"/>
        </w:rPr>
        <w:t xml:space="preserve"> (left) is a plot of</w:t>
      </w:r>
      <w:r w:rsidR="0011312A" w:rsidRPr="00BC6E42">
        <w:rPr>
          <w:rFonts w:ascii="Arial" w:hAnsi="Arial"/>
        </w:rPr>
        <w:t xml:space="preserve"> the raw data of RO B01 Permeate Conductivity</w:t>
      </w:r>
      <w:r w:rsidR="00587B26" w:rsidRPr="00BC6E42">
        <w:rPr>
          <w:rFonts w:ascii="Arial" w:hAnsi="Arial"/>
        </w:rPr>
        <w:t xml:space="preserve"> </w:t>
      </w:r>
      <w:r>
        <w:rPr>
          <w:rFonts w:ascii="Arial" w:hAnsi="Arial"/>
        </w:rPr>
        <w:t>(combined</w:t>
      </w:r>
      <w:r w:rsidR="00587B26" w:rsidRPr="00BC6E42">
        <w:rPr>
          <w:rFonts w:ascii="Arial" w:hAnsi="Arial"/>
        </w:rPr>
        <w:t xml:space="preserve"> RO Permeates from 1</w:t>
      </w:r>
      <w:r w:rsidR="00587B26" w:rsidRPr="00BC6E42">
        <w:rPr>
          <w:rFonts w:ascii="Arial" w:hAnsi="Arial"/>
          <w:vertAlign w:val="superscript"/>
        </w:rPr>
        <w:t>st</w:t>
      </w:r>
      <w:r w:rsidR="00587B26" w:rsidRPr="00BC6E42">
        <w:rPr>
          <w:rFonts w:ascii="Arial" w:hAnsi="Arial"/>
        </w:rPr>
        <w:t xml:space="preserve"> to 3</w:t>
      </w:r>
      <w:r w:rsidR="00587B26" w:rsidRPr="00BC6E42">
        <w:rPr>
          <w:rFonts w:ascii="Arial" w:hAnsi="Arial"/>
          <w:vertAlign w:val="superscript"/>
        </w:rPr>
        <w:t>rd</w:t>
      </w:r>
      <w:r w:rsidR="00587B26" w:rsidRPr="00BC6E42">
        <w:rPr>
          <w:rFonts w:ascii="Arial" w:hAnsi="Arial"/>
        </w:rPr>
        <w:t xml:space="preserve"> stage</w:t>
      </w:r>
      <w:r>
        <w:rPr>
          <w:rFonts w:ascii="Arial" w:hAnsi="Arial"/>
        </w:rPr>
        <w:t>). Figure 3 (right)</w:t>
      </w:r>
      <w:r w:rsidR="0011312A" w:rsidRPr="00BC6E42">
        <w:rPr>
          <w:rFonts w:ascii="Arial" w:hAnsi="Arial"/>
        </w:rPr>
        <w:t xml:space="preserve">is the data </w:t>
      </w:r>
      <w:r w:rsidR="00546C18" w:rsidRPr="00BC6E42">
        <w:rPr>
          <w:rFonts w:ascii="Arial" w:hAnsi="Arial"/>
        </w:rPr>
        <w:t>after removing outliers.</w:t>
      </w:r>
      <w:r w:rsidR="00797B7E" w:rsidRPr="00BC6E42">
        <w:rPr>
          <w:rFonts w:ascii="Arial" w:hAnsi="Arial"/>
        </w:rPr>
        <w:t xml:space="preserve"> Ideally, the threshold for outliers should be adjusted dynamically according to the fluctuation changes</w:t>
      </w:r>
      <w:r>
        <w:rPr>
          <w:rFonts w:ascii="Arial" w:hAnsi="Arial"/>
        </w:rPr>
        <w:t xml:space="preserve">. For this effort, </w:t>
      </w:r>
      <w:r w:rsidR="00797B7E" w:rsidRPr="00BC6E42">
        <w:rPr>
          <w:rFonts w:ascii="Arial" w:hAnsi="Arial"/>
        </w:rPr>
        <w:t>outliers</w:t>
      </w:r>
      <w:r>
        <w:rPr>
          <w:rFonts w:ascii="Arial" w:hAnsi="Arial"/>
        </w:rPr>
        <w:t xml:space="preserve"> were removed</w:t>
      </w:r>
      <w:r w:rsidR="00797B7E" w:rsidRPr="00BC6E42">
        <w:rPr>
          <w:rFonts w:ascii="Arial" w:hAnsi="Arial"/>
        </w:rPr>
        <w:t xml:space="preserve"> by upper-lower </w:t>
      </w:r>
      <w:r w:rsidR="00EF50CB">
        <w:rPr>
          <w:rFonts w:ascii="Arial" w:hAnsi="Arial"/>
        </w:rPr>
        <w:t>bounds</w:t>
      </w:r>
      <w:r w:rsidR="00797B7E" w:rsidRPr="00BC6E42">
        <w:rPr>
          <w:rFonts w:ascii="Arial" w:hAnsi="Arial"/>
        </w:rPr>
        <w:t xml:space="preserve"> as a first step.</w:t>
      </w:r>
      <w:r w:rsidR="00546C18" w:rsidRPr="00BC6E42">
        <w:rPr>
          <w:rFonts w:ascii="Arial" w:hAnsi="Arial"/>
        </w:rPr>
        <w:t xml:space="preserve"> </w:t>
      </w:r>
      <w:r>
        <w:rPr>
          <w:rFonts w:ascii="Arial" w:hAnsi="Arial"/>
        </w:rPr>
        <w:t xml:space="preserve">Similar </w:t>
      </w:r>
      <w:r w:rsidR="00546C18" w:rsidRPr="00BC6E42">
        <w:rPr>
          <w:rFonts w:ascii="Arial" w:hAnsi="Arial"/>
        </w:rPr>
        <w:t xml:space="preserve">outlier removal was conducted for every </w:t>
      </w:r>
      <w:r w:rsidR="00B31358">
        <w:rPr>
          <w:rFonts w:ascii="Arial" w:hAnsi="Arial"/>
        </w:rPr>
        <w:t xml:space="preserve">variable </w:t>
      </w:r>
      <w:r w:rsidR="00546C18" w:rsidRPr="00BC6E42">
        <w:rPr>
          <w:rFonts w:ascii="Arial" w:hAnsi="Arial"/>
        </w:rPr>
        <w:t>received.</w:t>
      </w:r>
      <w:r w:rsidR="0011312A" w:rsidRPr="00A22583">
        <w:rPr>
          <w:rFonts w:ascii="Arial" w:hAnsi="Arial" w:cs="Arial"/>
        </w:rPr>
        <w:t xml:space="preserve"> </w:t>
      </w:r>
    </w:p>
    <w:p w14:paraId="6AC73B01" w14:textId="77777777" w:rsidR="00546C18" w:rsidRPr="00A22583" w:rsidRDefault="00546C18" w:rsidP="005F7A62">
      <w:pPr>
        <w:pStyle w:val="a3"/>
        <w:ind w:leftChars="0" w:left="0" w:firstLineChars="100" w:firstLine="210"/>
        <w:rPr>
          <w:rFonts w:ascii="Arial" w:hAnsi="Arial" w:cs="Arial"/>
        </w:rPr>
      </w:pPr>
    </w:p>
    <w:p w14:paraId="15DF4A44" w14:textId="059DDEC3" w:rsidR="00A20492" w:rsidRPr="00A22583" w:rsidRDefault="00CA0CED" w:rsidP="00631D04">
      <w:pPr>
        <w:pStyle w:val="a3"/>
        <w:ind w:leftChars="0" w:left="0"/>
        <w:rPr>
          <w:rFonts w:ascii="Arial" w:hAnsi="Arial" w:cs="Arial"/>
        </w:rPr>
      </w:pPr>
      <w:r w:rsidRPr="00A22583">
        <w:rPr>
          <w:rFonts w:ascii="Arial" w:hAnsi="Arial" w:cs="Arial"/>
          <w:noProof/>
        </w:rPr>
        <w:drawing>
          <wp:inline distT="0" distB="0" distL="0" distR="0" wp14:anchorId="6B80A6A6" wp14:editId="41281B55">
            <wp:extent cx="6235700" cy="1231961"/>
            <wp:effectExtent l="0" t="0" r="0" b="635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82370" cy="1241181"/>
                    </a:xfrm>
                    <a:prstGeom prst="rect">
                      <a:avLst/>
                    </a:prstGeom>
                    <a:noFill/>
                    <a:ln>
                      <a:noFill/>
                    </a:ln>
                  </pic:spPr>
                </pic:pic>
              </a:graphicData>
            </a:graphic>
          </wp:inline>
        </w:drawing>
      </w:r>
    </w:p>
    <w:p w14:paraId="71DB85FC" w14:textId="6DE7D4B8" w:rsidR="00546C18" w:rsidRPr="00A22583" w:rsidRDefault="00546C18" w:rsidP="00546C18">
      <w:pPr>
        <w:pStyle w:val="a3"/>
        <w:ind w:leftChars="0" w:left="0"/>
        <w:jc w:val="center"/>
        <w:rPr>
          <w:rFonts w:ascii="Arial" w:hAnsi="Arial" w:cs="Arial"/>
        </w:rPr>
      </w:pPr>
      <w:r w:rsidRPr="00A22583">
        <w:rPr>
          <w:rFonts w:ascii="Arial" w:hAnsi="Arial" w:cs="Arial"/>
        </w:rPr>
        <w:t>Figure 3: Example of Outliers Removal</w:t>
      </w:r>
    </w:p>
    <w:p w14:paraId="24DAA17E" w14:textId="4979A4D1" w:rsidR="00DD2AAA" w:rsidRPr="00A22583" w:rsidRDefault="00DD2AAA" w:rsidP="00ED3E0C">
      <w:pPr>
        <w:pStyle w:val="a3"/>
        <w:ind w:leftChars="0" w:left="0" w:firstLineChars="100" w:firstLine="210"/>
        <w:rPr>
          <w:rFonts w:ascii="Arial" w:hAnsi="Arial" w:cs="Arial"/>
        </w:rPr>
      </w:pPr>
    </w:p>
    <w:p w14:paraId="682FC925" w14:textId="504BE4B6" w:rsidR="00A714EE" w:rsidRPr="00A22583" w:rsidRDefault="00A714EE" w:rsidP="00ED3E0C">
      <w:pPr>
        <w:pStyle w:val="a3"/>
        <w:ind w:leftChars="0" w:left="0" w:firstLineChars="100" w:firstLine="210"/>
        <w:rPr>
          <w:rFonts w:ascii="Arial" w:hAnsi="Arial" w:cs="Arial"/>
        </w:rPr>
      </w:pPr>
      <w:r w:rsidRPr="00A22583">
        <w:rPr>
          <w:rFonts w:ascii="Arial" w:hAnsi="Arial" w:cs="Arial"/>
        </w:rPr>
        <w:t xml:space="preserve">The temperature correction data for the Permeate Flow </w:t>
      </w:r>
      <w:r w:rsidR="00BA2EAD">
        <w:rPr>
          <w:rFonts w:ascii="Arial" w:hAnsi="Arial" w:cs="Arial"/>
        </w:rPr>
        <w:t xml:space="preserve">Rate </w:t>
      </w:r>
      <w:r w:rsidR="00286E0E">
        <w:rPr>
          <w:rFonts w:ascii="Arial" w:hAnsi="Arial" w:cs="Arial"/>
        </w:rPr>
        <w:t>(</w:t>
      </w:r>
      <m:oMath>
        <m:r>
          <w:rPr>
            <w:rFonts w:ascii="Cambria Math" w:hAnsi="Cambria Math" w:cs="Arial"/>
          </w:rPr>
          <m:t>Q</m:t>
        </m:r>
      </m:oMath>
      <w:r w:rsidR="00286E0E">
        <w:rPr>
          <w:rFonts w:ascii="Arial" w:hAnsi="Arial" w:cs="Arial"/>
        </w:rPr>
        <w:t xml:space="preserve">) </w:t>
      </w:r>
      <w:r w:rsidR="00891CCD">
        <w:rPr>
          <w:rFonts w:ascii="Arial" w:hAnsi="Arial" w:cs="Arial"/>
        </w:rPr>
        <w:t>was</w:t>
      </w:r>
      <w:r w:rsidR="00891CCD" w:rsidRPr="00A22583">
        <w:rPr>
          <w:rFonts w:ascii="Arial" w:hAnsi="Arial" w:cs="Arial"/>
        </w:rPr>
        <w:t xml:space="preserve"> </w:t>
      </w:r>
      <w:r w:rsidRPr="00A22583">
        <w:rPr>
          <w:rFonts w:ascii="Arial" w:hAnsi="Arial" w:cs="Arial"/>
        </w:rPr>
        <w:t>generated using the formula below</w:t>
      </w:r>
      <w:r w:rsidR="00891CCD">
        <w:rPr>
          <w:rFonts w:ascii="Arial" w:hAnsi="Arial" w:cs="Arial"/>
        </w:rPr>
        <w:t xml:space="preserve">, </w:t>
      </w:r>
      <w:r w:rsidR="00D462B0" w:rsidRPr="00A22583">
        <w:rPr>
          <w:rFonts w:ascii="Arial" w:hAnsi="Arial" w:cs="Arial"/>
        </w:rPr>
        <w:t xml:space="preserve">calculated in terms of </w:t>
      </w:r>
      <m:oMath>
        <m:r>
          <w:rPr>
            <w:rFonts w:ascii="Cambria Math" w:hAnsi="Cambria Math" w:cs="Arial"/>
          </w:rPr>
          <m:t>Q</m:t>
        </m:r>
      </m:oMath>
      <w:r w:rsidR="00D462B0" w:rsidRPr="00A22583">
        <w:rPr>
          <w:rFonts w:ascii="Arial" w:hAnsi="Arial" w:cs="Arial"/>
        </w:rPr>
        <w:t>, Net Driving Pressure (</w:t>
      </w:r>
      <m:oMath>
        <m:sSub>
          <m:sSubPr>
            <m:ctrlPr>
              <w:rPr>
                <w:rFonts w:ascii="Cambria Math" w:hAnsi="Cambria Math" w:cs="Arial"/>
                <w:i/>
                <w:iCs/>
              </w:rPr>
            </m:ctrlPr>
          </m:sSubPr>
          <m:e>
            <m:r>
              <w:rPr>
                <w:rFonts w:ascii="Cambria Math" w:hAnsi="Cambria Math" w:cs="Arial"/>
              </w:rPr>
              <m:t>P</m:t>
            </m:r>
          </m:e>
          <m:sub>
            <m:r>
              <w:rPr>
                <w:rFonts w:ascii="Cambria Math" w:hAnsi="Cambria Math" w:cs="Arial"/>
              </w:rPr>
              <m:t>ND</m:t>
            </m:r>
          </m:sub>
        </m:sSub>
      </m:oMath>
      <w:r w:rsidR="00D462B0" w:rsidRPr="00A22583">
        <w:rPr>
          <w:rFonts w:ascii="Arial" w:hAnsi="Arial" w:cs="Arial"/>
        </w:rPr>
        <w:t>) and Temperature Correction Factor (</w:t>
      </w:r>
      <m:oMath>
        <m:r>
          <w:rPr>
            <w:rFonts w:ascii="Cambria Math" w:hAnsi="Cambria Math" w:cs="Arial"/>
          </w:rPr>
          <m:t>F</m:t>
        </m:r>
      </m:oMath>
      <w:r w:rsidR="00D462B0" w:rsidRPr="00A22583">
        <w:rPr>
          <w:rFonts w:ascii="Arial" w:hAnsi="Arial" w:cs="Arial"/>
        </w:rPr>
        <w:t xml:space="preserve">). </w:t>
      </w:r>
      <m:oMath>
        <m:sSub>
          <m:sSubPr>
            <m:ctrlPr>
              <w:rPr>
                <w:rFonts w:ascii="Cambria Math" w:hAnsi="Cambria Math" w:cs="Arial"/>
                <w:i/>
              </w:rPr>
            </m:ctrlPr>
          </m:sSubPr>
          <m:e>
            <m:r>
              <w:rPr>
                <w:rFonts w:ascii="Cambria Math" w:hAnsi="Cambria Math" w:cs="Arial"/>
              </w:rPr>
              <m:t>P</m:t>
            </m:r>
          </m:e>
          <m:sub>
            <m:r>
              <w:rPr>
                <w:rFonts w:ascii="Cambria Math" w:hAnsi="Cambria Math" w:cs="Arial"/>
              </w:rPr>
              <m:t>ND</m:t>
            </m:r>
          </m:sub>
        </m:sSub>
      </m:oMath>
      <w:r w:rsidR="008B6C1D">
        <w:rPr>
          <w:rFonts w:ascii="Arial" w:hAnsi="Arial" w:cs="Arial" w:hint="eastAsia"/>
        </w:rPr>
        <w:t xml:space="preserve"> </w:t>
      </w:r>
      <w:r w:rsidR="00D462B0" w:rsidRPr="00A22583">
        <w:rPr>
          <w:rFonts w:ascii="Arial" w:hAnsi="Arial" w:cs="Arial"/>
        </w:rPr>
        <w:t xml:space="preserve">and </w:t>
      </w:r>
      <m:oMath>
        <m:r>
          <w:rPr>
            <w:rFonts w:ascii="Cambria Math" w:hAnsi="Cambria Math" w:cs="Arial"/>
          </w:rPr>
          <m:t>F</m:t>
        </m:r>
      </m:oMath>
      <w:r w:rsidR="00D462B0" w:rsidRPr="00A22583">
        <w:rPr>
          <w:rFonts w:ascii="Arial" w:hAnsi="Arial" w:cs="Arial"/>
        </w:rPr>
        <w:t xml:space="preserve"> using the formula provided by OCWD. </w:t>
      </w:r>
      <w:r w:rsidR="00891CCD">
        <w:rPr>
          <w:rFonts w:ascii="Arial" w:hAnsi="Arial" w:cs="Arial"/>
        </w:rPr>
        <w:t>T</w:t>
      </w:r>
      <w:r w:rsidRPr="00A22583">
        <w:rPr>
          <w:rFonts w:ascii="Arial" w:hAnsi="Arial" w:cs="Arial"/>
        </w:rPr>
        <w:t xml:space="preserve">he formula </w:t>
      </w:r>
      <w:r w:rsidR="00D462B0" w:rsidRPr="00A22583">
        <w:rPr>
          <w:rFonts w:ascii="Arial" w:hAnsi="Arial" w:cs="Arial"/>
        </w:rPr>
        <w:t xml:space="preserve">for </w:t>
      </w:r>
      <w:r w:rsidR="00EC64D2">
        <w:rPr>
          <w:rFonts w:ascii="Arial" w:hAnsi="Arial" w:cs="Arial"/>
        </w:rPr>
        <w:t xml:space="preserve">normalization of </w:t>
      </w:r>
      <m:oMath>
        <m:r>
          <w:rPr>
            <w:rFonts w:ascii="Cambria Math" w:hAnsi="Cambria Math" w:cs="Arial"/>
          </w:rPr>
          <m:t>Q</m:t>
        </m:r>
      </m:oMath>
      <w:r w:rsidR="00D462B0" w:rsidRPr="00A22583">
        <w:rPr>
          <w:rFonts w:ascii="Arial" w:hAnsi="Arial" w:cs="Arial"/>
        </w:rPr>
        <w:t xml:space="preserve"> </w:t>
      </w:r>
      <w:r w:rsidR="00891CCD">
        <w:rPr>
          <w:rFonts w:ascii="Arial" w:hAnsi="Arial" w:cs="Arial"/>
        </w:rPr>
        <w:t xml:space="preserve">by </w:t>
      </w:r>
      <w:commentRangeStart w:id="0"/>
      <w:r w:rsidR="00891CCD">
        <w:rPr>
          <w:rFonts w:ascii="Arial" w:hAnsi="Arial" w:cs="Arial"/>
        </w:rPr>
        <w:t>OCWD is pending</w:t>
      </w:r>
      <w:commentRangeEnd w:id="0"/>
      <w:r w:rsidR="00891CCD">
        <w:rPr>
          <w:rStyle w:val="a4"/>
        </w:rPr>
        <w:commentReference w:id="0"/>
      </w:r>
      <w:r w:rsidR="00891CCD">
        <w:rPr>
          <w:rFonts w:ascii="Arial" w:hAnsi="Arial" w:cs="Arial"/>
        </w:rPr>
        <w:t xml:space="preserve">. Accordingly, </w:t>
      </w:r>
      <m:oMath>
        <m:r>
          <w:rPr>
            <w:rFonts w:ascii="Cambria Math" w:hAnsi="Cambria Math" w:cs="Arial"/>
          </w:rPr>
          <m:t>Q</m:t>
        </m:r>
      </m:oMath>
      <w:r w:rsidRPr="00A22583">
        <w:rPr>
          <w:rFonts w:ascii="Arial" w:hAnsi="Arial" w:cs="Arial"/>
        </w:rPr>
        <w:t xml:space="preserve"> </w:t>
      </w:r>
      <w:r w:rsidR="00891CCD">
        <w:rPr>
          <w:rFonts w:ascii="Arial" w:hAnsi="Arial" w:cs="Arial"/>
        </w:rPr>
        <w:t xml:space="preserve">is </w:t>
      </w:r>
      <w:r w:rsidRPr="00A22583">
        <w:rPr>
          <w:rFonts w:ascii="Arial" w:hAnsi="Arial" w:cs="Arial"/>
        </w:rPr>
        <w:t xml:space="preserve">calculated them using reference formula </w:t>
      </w:r>
      <w:r w:rsidR="00891CCD">
        <w:rPr>
          <w:rFonts w:ascii="Arial" w:hAnsi="Arial" w:cs="Arial"/>
        </w:rPr>
        <w:t>below</w:t>
      </w:r>
      <w:r w:rsidRPr="00A22583">
        <w:rPr>
          <w:rFonts w:ascii="Arial" w:hAnsi="Arial" w:cs="Arial"/>
        </w:rPr>
        <w:t>.</w:t>
      </w:r>
    </w:p>
    <w:p w14:paraId="63923245" w14:textId="60CFB4C0" w:rsidR="00DD71DC" w:rsidRDefault="00DD71DC" w:rsidP="00DD71DC">
      <w:pPr>
        <w:pStyle w:val="a3"/>
        <w:ind w:leftChars="0" w:left="0"/>
        <w:rPr>
          <w:rFonts w:ascii="Arial" w:hAnsi="Arial" w:cs="Arial"/>
          <w:highlight w:val="yellow"/>
        </w:rPr>
      </w:pPr>
    </w:p>
    <w:p w14:paraId="1B1E458D" w14:textId="7DED5D37" w:rsidR="000E2694" w:rsidRDefault="000E2694" w:rsidP="000E2694">
      <w:pPr>
        <w:pStyle w:val="a3"/>
        <w:ind w:leftChars="0" w:left="0"/>
        <w:rPr>
          <w:rFonts w:ascii="Arial" w:hAnsi="Arial" w:cs="Arial"/>
        </w:rPr>
      </w:pPr>
      <w:r>
        <w:rPr>
          <w:rFonts w:ascii="Arial" w:hAnsi="Arial" w:cs="Arial"/>
        </w:rPr>
        <w:t xml:space="preserve">Normalized </w:t>
      </w:r>
      <w:r w:rsidRPr="004C08D2">
        <w:rPr>
          <w:rFonts w:ascii="Arial" w:hAnsi="Arial" w:cs="Arial" w:hint="eastAsia"/>
        </w:rPr>
        <w:t>P</w:t>
      </w:r>
      <w:r w:rsidRPr="004C08D2">
        <w:rPr>
          <w:rFonts w:ascii="Arial" w:hAnsi="Arial" w:cs="Arial"/>
        </w:rPr>
        <w:t>erm</w:t>
      </w:r>
      <w:r>
        <w:rPr>
          <w:rFonts w:ascii="Arial" w:hAnsi="Arial" w:cs="Arial"/>
        </w:rPr>
        <w:t xml:space="preserve">eate Flow Rate </w:t>
      </w:r>
      <m:oMath>
        <m:acc>
          <m:accPr>
            <m:ctrlPr>
              <w:rPr>
                <w:rFonts w:ascii="Cambria Math" w:hAnsi="Cambria Math" w:cs="Arial"/>
                <w:i/>
              </w:rPr>
            </m:ctrlPr>
          </m:accPr>
          <m:e>
            <m:r>
              <w:rPr>
                <w:rFonts w:ascii="Cambria Math" w:hAnsi="Cambria Math" w:cs="Arial"/>
              </w:rPr>
              <m:t>Q</m:t>
            </m:r>
          </m:e>
        </m:acc>
        <m:r>
          <w:rPr>
            <w:rFonts w:ascii="Cambria Math" w:hAnsi="Cambria Math" w:cs="Arial"/>
          </w:rPr>
          <m:t>(t)</m:t>
        </m:r>
      </m:oMath>
      <w:r w:rsidR="007E2FD8">
        <w:rPr>
          <w:rFonts w:ascii="Arial" w:hAnsi="Arial" w:cs="Arial"/>
        </w:rPr>
        <w:t xml:space="preserve"> </w:t>
      </w:r>
      <w:r>
        <w:rPr>
          <w:rFonts w:ascii="Arial" w:hAnsi="Arial" w:cs="Arial"/>
        </w:rPr>
        <w:t xml:space="preserve">is given by </w:t>
      </w:r>
      <w:proofErr w:type="gramStart"/>
      <w:r>
        <w:rPr>
          <w:rFonts w:ascii="Arial" w:hAnsi="Arial" w:cs="Arial"/>
        </w:rPr>
        <w:t>Eq.(</w:t>
      </w:r>
      <w:proofErr w:type="gramEnd"/>
      <w:r>
        <w:rPr>
          <w:rFonts w:ascii="Arial" w:hAnsi="Arial" w:cs="Arial"/>
        </w:rPr>
        <w:t>1).</w:t>
      </w:r>
    </w:p>
    <w:p w14:paraId="735EFDF9" w14:textId="64EB5661" w:rsidR="000E2694" w:rsidRPr="00524F5F" w:rsidRDefault="00B425E9" w:rsidP="000E2694">
      <w:pPr>
        <w:pStyle w:val="a3"/>
        <w:ind w:leftChars="0" w:left="0"/>
        <w:rPr>
          <w:rFonts w:ascii="Arial" w:hAnsi="Arial" w:cs="Arial"/>
        </w:rPr>
      </w:pPr>
      <m:oMathPara>
        <m:oMath>
          <m:eqArr>
            <m:eqArrPr>
              <m:maxDist m:val="1"/>
              <m:ctrlPr>
                <w:rPr>
                  <w:rFonts w:ascii="Cambria Math" w:hAnsi="Cambria Math" w:cs="Arial"/>
                  <w:i/>
                </w:rPr>
              </m:ctrlPr>
            </m:eqArrPr>
            <m:e>
              <m:acc>
                <m:accPr>
                  <m:ctrlPr>
                    <w:rPr>
                      <w:rFonts w:ascii="Cambria Math" w:hAnsi="Cambria Math" w:cs="Arial"/>
                      <w:i/>
                    </w:rPr>
                  </m:ctrlPr>
                </m:accPr>
                <m:e>
                  <m:r>
                    <w:rPr>
                      <w:rFonts w:ascii="Cambria Math" w:hAnsi="Cambria Math" w:cs="Arial"/>
                    </w:rPr>
                    <m:t>Q</m:t>
                  </m:r>
                </m:e>
              </m:acc>
              <m:r>
                <w:rPr>
                  <w:rFonts w:ascii="Cambria Math" w:hAnsi="Cambria Math" w:cs="Arial"/>
                </w:rPr>
                <m:t>(t)=Q(t)×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m:t>
                      </m:r>
                    </m:e>
                    <m:sub>
                      <m:r>
                        <w:rPr>
                          <w:rFonts w:ascii="Cambria Math" w:hAnsi="Cambria Math" w:cs="Arial"/>
                        </w:rPr>
                        <m:t>ND</m:t>
                      </m:r>
                    </m:sub>
                  </m:sSub>
                  <m:r>
                    <w:rPr>
                      <w:rFonts w:ascii="Cambria Math" w:hAnsi="Cambria Math" w:cs="Arial"/>
                    </w:rPr>
                    <m:t>(t=</m:t>
                  </m:r>
                  <m:r>
                    <m:rPr>
                      <m:sty m:val="p"/>
                    </m:rPr>
                    <w:rPr>
                      <w:rFonts w:ascii="Cambria Math" w:hAnsi="Cambria Math" w:cs="Arial"/>
                    </w:rPr>
                    <m:t>ref</m:t>
                  </m:r>
                  <m:r>
                    <w:rPr>
                      <w:rFonts w:ascii="Cambria Math" w:hAnsi="Cambria Math" w:cs="Arial"/>
                    </w:rPr>
                    <m:t>)</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ND</m:t>
                      </m:r>
                    </m:sub>
                  </m:sSub>
                  <m:r>
                    <w:rPr>
                      <w:rFonts w:ascii="Cambria Math" w:hAnsi="Cambria Math" w:cs="Arial"/>
                    </w:rPr>
                    <m:t>(t)</m:t>
                  </m:r>
                </m:den>
              </m:f>
              <m:r>
                <w:rPr>
                  <w:rFonts w:ascii="Cambria Math" w:hAnsi="Cambria Math" w:cs="Arial"/>
                </w:rPr>
                <m:t>×</m:t>
              </m:r>
              <m:f>
                <m:fPr>
                  <m:ctrlPr>
                    <w:rPr>
                      <w:rFonts w:ascii="Cambria Math" w:hAnsi="Cambria Math" w:cs="Arial"/>
                      <w:i/>
                    </w:rPr>
                  </m:ctrlPr>
                </m:fPr>
                <m:num>
                  <m:r>
                    <w:rPr>
                      <w:rFonts w:ascii="Cambria Math" w:hAnsi="Cambria Math" w:cs="Arial"/>
                    </w:rPr>
                    <m:t>F(t=</m:t>
                  </m:r>
                  <m:r>
                    <m:rPr>
                      <m:sty m:val="p"/>
                    </m:rPr>
                    <w:rPr>
                      <w:rFonts w:ascii="Cambria Math" w:hAnsi="Cambria Math" w:cs="Arial"/>
                    </w:rPr>
                    <m:t>ref</m:t>
                  </m:r>
                  <m:r>
                    <w:rPr>
                      <w:rFonts w:ascii="Cambria Math" w:hAnsi="Cambria Math" w:cs="Arial"/>
                    </w:rPr>
                    <m:t>)</m:t>
                  </m:r>
                </m:num>
                <m:den>
                  <m:r>
                    <w:rPr>
                      <w:rFonts w:ascii="Cambria Math" w:hAnsi="Cambria Math" w:cs="Arial"/>
                    </w:rPr>
                    <m:t>F(t)</m:t>
                  </m:r>
                </m:den>
              </m:f>
              <m:r>
                <w:rPr>
                  <w:rFonts w:ascii="Cambria Math" w:hAnsi="Cambria Math" w:cs="Arial"/>
                </w:rPr>
                <m:t>#(1)</m:t>
              </m:r>
            </m:e>
          </m:eqArr>
        </m:oMath>
      </m:oMathPara>
    </w:p>
    <w:p w14:paraId="1E422BCD" w14:textId="2C691996" w:rsidR="000E2694" w:rsidRPr="005C2D8E" w:rsidRDefault="000E2694" w:rsidP="000E2694">
      <w:pPr>
        <w:rPr>
          <w:rFonts w:ascii="Arial" w:hAnsi="Arial"/>
        </w:rPr>
      </w:pPr>
      <w:r>
        <w:rPr>
          <w:rFonts w:ascii="Arial" w:hAnsi="Arial" w:cs="Arial" w:hint="eastAsia"/>
        </w:rPr>
        <w:lastRenderedPageBreak/>
        <w:t>H</w:t>
      </w:r>
      <w:r>
        <w:rPr>
          <w:rFonts w:ascii="Arial" w:hAnsi="Arial" w:cs="Arial"/>
        </w:rPr>
        <w:t xml:space="preserve">ere, </w:t>
      </w:r>
      <m:oMath>
        <m:r>
          <w:rPr>
            <w:rFonts w:ascii="Cambria Math" w:hAnsi="Cambria Math" w:cs="Arial"/>
          </w:rPr>
          <m:t>Q(t)</m:t>
        </m:r>
      </m:oMath>
      <w:r>
        <w:rPr>
          <w:rFonts w:ascii="Arial" w:hAnsi="Arial" w:cs="Arial" w:hint="eastAsia"/>
        </w:rPr>
        <w:t xml:space="preserve"> </w:t>
      </w:r>
      <w:r>
        <w:rPr>
          <w:rFonts w:ascii="Arial" w:hAnsi="Arial" w:cs="Arial"/>
        </w:rPr>
        <w:t>is</w:t>
      </w:r>
      <w:r w:rsidRPr="00E04ABB">
        <w:rPr>
          <w:rFonts w:ascii="Arial" w:hAnsi="Arial" w:cs="Arial"/>
        </w:rPr>
        <w:t xml:space="preserve"> </w:t>
      </w:r>
      <w:r>
        <w:rPr>
          <w:rFonts w:ascii="Arial" w:hAnsi="Arial" w:cs="Arial"/>
        </w:rPr>
        <w:t>real-time m</w:t>
      </w:r>
      <w:r w:rsidRPr="00E04ABB">
        <w:rPr>
          <w:rFonts w:ascii="Arial" w:hAnsi="Arial" w:cs="Arial"/>
        </w:rPr>
        <w:t xml:space="preserve">easured </w:t>
      </w:r>
      <w:r>
        <w:rPr>
          <w:rFonts w:ascii="Arial" w:hAnsi="Arial" w:cs="Arial"/>
        </w:rPr>
        <w:t>f</w:t>
      </w:r>
      <w:r w:rsidRPr="00E04ABB">
        <w:rPr>
          <w:rFonts w:ascii="Arial" w:hAnsi="Arial" w:cs="Arial"/>
        </w:rPr>
        <w:t xml:space="preserve">low </w:t>
      </w:r>
      <w:r>
        <w:rPr>
          <w:rFonts w:ascii="Arial" w:hAnsi="Arial" w:cs="Arial"/>
        </w:rPr>
        <w:t>r</w:t>
      </w:r>
      <w:r w:rsidRPr="00E04ABB">
        <w:rPr>
          <w:rFonts w:ascii="Arial" w:hAnsi="Arial" w:cs="Arial"/>
        </w:rPr>
        <w:t>ate</w:t>
      </w:r>
      <w:r>
        <w:rPr>
          <w:rFonts w:ascii="Arial" w:hAnsi="Arial" w:cs="Arial"/>
        </w:rPr>
        <w:t xml:space="preserve">, </w:t>
      </w:r>
      <m:oMath>
        <m:sSub>
          <m:sSubPr>
            <m:ctrlPr>
              <w:rPr>
                <w:rFonts w:ascii="Cambria Math" w:hAnsi="Cambria Math" w:cs="Arial"/>
                <w:i/>
              </w:rPr>
            </m:ctrlPr>
          </m:sSubPr>
          <m:e>
            <m:r>
              <w:rPr>
                <w:rFonts w:ascii="Cambria Math" w:hAnsi="Cambria Math" w:cs="Arial"/>
              </w:rPr>
              <m:t>P</m:t>
            </m:r>
          </m:e>
          <m:sub>
            <m:r>
              <w:rPr>
                <w:rFonts w:ascii="Cambria Math" w:hAnsi="Cambria Math" w:cs="Arial"/>
              </w:rPr>
              <m:t>ND</m:t>
            </m:r>
          </m:sub>
        </m:sSub>
        <m:d>
          <m:dPr>
            <m:ctrlPr>
              <w:rPr>
                <w:rFonts w:ascii="Cambria Math" w:hAnsi="Cambria Math" w:cs="Arial"/>
                <w:i/>
              </w:rPr>
            </m:ctrlPr>
          </m:dPr>
          <m:e>
            <m:r>
              <w:rPr>
                <w:rFonts w:ascii="Cambria Math" w:hAnsi="Cambria Math" w:cs="Arial"/>
              </w:rPr>
              <m:t>t</m:t>
            </m:r>
          </m:e>
        </m:d>
      </m:oMath>
      <w:r w:rsidRPr="00E04ABB">
        <w:rPr>
          <w:rFonts w:ascii="Arial" w:hAnsi="Arial" w:cs="Arial"/>
        </w:rPr>
        <w:t xml:space="preserve"> </w:t>
      </w:r>
      <w:r>
        <w:rPr>
          <w:rFonts w:ascii="Arial" w:hAnsi="Arial" w:cs="Arial"/>
        </w:rPr>
        <w:t>is n</w:t>
      </w:r>
      <w:r w:rsidRPr="00E04ABB">
        <w:rPr>
          <w:rFonts w:ascii="Arial" w:hAnsi="Arial" w:cs="Arial"/>
        </w:rPr>
        <w:t xml:space="preserve">et </w:t>
      </w:r>
      <w:r>
        <w:rPr>
          <w:rFonts w:ascii="Arial" w:hAnsi="Arial" w:cs="Arial"/>
        </w:rPr>
        <w:t>d</w:t>
      </w:r>
      <w:r w:rsidRPr="00E04ABB">
        <w:rPr>
          <w:rFonts w:ascii="Arial" w:hAnsi="Arial" w:cs="Arial"/>
        </w:rPr>
        <w:t xml:space="preserve">riving </w:t>
      </w:r>
      <w:r>
        <w:rPr>
          <w:rFonts w:ascii="Arial" w:hAnsi="Arial" w:cs="Arial"/>
        </w:rPr>
        <w:t>p</w:t>
      </w:r>
      <w:r w:rsidRPr="00E04ABB">
        <w:rPr>
          <w:rFonts w:ascii="Arial" w:hAnsi="Arial" w:cs="Arial"/>
        </w:rPr>
        <w:t>ressure</w:t>
      </w:r>
      <w:r>
        <w:rPr>
          <w:rFonts w:ascii="Arial" w:hAnsi="Arial" w:cs="Arial"/>
        </w:rPr>
        <w:t xml:space="preserve">, and </w:t>
      </w:r>
      <m:oMath>
        <m:r>
          <w:rPr>
            <w:rFonts w:ascii="Cambria Math" w:hAnsi="Cambria Math" w:cs="Arial"/>
          </w:rPr>
          <m:t>F(t)</m:t>
        </m:r>
      </m:oMath>
      <w:r>
        <w:rPr>
          <w:rFonts w:ascii="Arial" w:hAnsi="Arial" w:cs="Arial"/>
        </w:rPr>
        <w:t xml:space="preserve"> is</w:t>
      </w:r>
      <w:r w:rsidRPr="00E04ABB">
        <w:rPr>
          <w:rFonts w:ascii="Arial" w:hAnsi="Arial" w:cs="Arial"/>
        </w:rPr>
        <w:t xml:space="preserve"> </w:t>
      </w:r>
      <w:r>
        <w:rPr>
          <w:rFonts w:ascii="Arial" w:hAnsi="Arial" w:cs="Arial"/>
        </w:rPr>
        <w:t>t</w:t>
      </w:r>
      <w:r w:rsidRPr="00E04ABB">
        <w:rPr>
          <w:rFonts w:ascii="Arial" w:hAnsi="Arial" w:cs="Arial"/>
        </w:rPr>
        <w:t xml:space="preserve">emperature </w:t>
      </w:r>
      <w:r>
        <w:rPr>
          <w:rFonts w:ascii="Arial" w:hAnsi="Arial" w:cs="Arial"/>
        </w:rPr>
        <w:t>c</w:t>
      </w:r>
      <w:r w:rsidRPr="00E04ABB">
        <w:rPr>
          <w:rFonts w:ascii="Arial" w:hAnsi="Arial" w:cs="Arial"/>
        </w:rPr>
        <w:t xml:space="preserve">orrelation </w:t>
      </w:r>
      <w:r>
        <w:rPr>
          <w:rFonts w:ascii="Arial" w:hAnsi="Arial" w:cs="Arial"/>
        </w:rPr>
        <w:t>f</w:t>
      </w:r>
      <w:r w:rsidRPr="00E04ABB">
        <w:rPr>
          <w:rFonts w:ascii="Arial" w:hAnsi="Arial" w:cs="Arial"/>
        </w:rPr>
        <w:t>acto</w:t>
      </w:r>
      <w:r>
        <w:rPr>
          <w:rFonts w:ascii="Arial" w:hAnsi="Arial" w:cs="Arial"/>
        </w:rPr>
        <w:t xml:space="preserve">r. </w:t>
      </w:r>
      <w:r w:rsidR="00B15411">
        <w:rPr>
          <w:rFonts w:ascii="Arial" w:hAnsi="Arial" w:cs="Arial"/>
        </w:rPr>
        <w:t>“</w:t>
      </w:r>
      <m:oMath>
        <m:r>
          <w:rPr>
            <w:rFonts w:ascii="Cambria Math" w:hAnsi="Cambria Math" w:cs="Arial"/>
          </w:rPr>
          <m:t>t=</m:t>
        </m:r>
        <m:r>
          <m:rPr>
            <m:sty m:val="p"/>
          </m:rPr>
          <w:rPr>
            <w:rFonts w:ascii="Cambria Math" w:hAnsi="Cambria Math"/>
          </w:rPr>
          <m:t>ref</m:t>
        </m:r>
      </m:oMath>
      <w:r w:rsidR="00B15411">
        <w:rPr>
          <w:rFonts w:ascii="Arial" w:hAnsi="Arial" w:cs="Arial"/>
        </w:rPr>
        <w:t>”</w:t>
      </w:r>
      <w:r>
        <w:rPr>
          <w:rFonts w:ascii="Arial" w:hAnsi="Arial" w:hint="eastAsia"/>
        </w:rPr>
        <w:t xml:space="preserve"> </w:t>
      </w:r>
      <w:r>
        <w:rPr>
          <w:rFonts w:ascii="Arial" w:hAnsi="Arial"/>
        </w:rPr>
        <w:t xml:space="preserve">indicates </w:t>
      </w:r>
      <w:r w:rsidR="007E2FD8">
        <w:rPr>
          <w:rFonts w:ascii="Arial" w:hAnsi="Arial"/>
        </w:rPr>
        <w:t xml:space="preserve">the values of </w:t>
      </w:r>
      <w:r>
        <w:rPr>
          <w:rFonts w:ascii="Arial" w:hAnsi="Arial"/>
        </w:rPr>
        <w:t xml:space="preserve">those variables at the reference point. </w:t>
      </w:r>
      <w:r>
        <w:rPr>
          <w:rFonts w:ascii="Arial" w:hAnsi="Arial" w:cs="Arial"/>
        </w:rPr>
        <w:t xml:space="preserve">Equations for </w:t>
      </w:r>
      <m:oMath>
        <m:sSub>
          <m:sSubPr>
            <m:ctrlPr>
              <w:rPr>
                <w:rFonts w:ascii="Cambria Math" w:hAnsi="Cambria Math" w:cs="Arial"/>
                <w:i/>
              </w:rPr>
            </m:ctrlPr>
          </m:sSubPr>
          <m:e>
            <m:r>
              <w:rPr>
                <w:rFonts w:ascii="Cambria Math" w:hAnsi="Cambria Math" w:cs="Arial"/>
              </w:rPr>
              <m:t>P</m:t>
            </m:r>
          </m:e>
          <m:sub>
            <m:r>
              <w:rPr>
                <w:rFonts w:ascii="Cambria Math" w:hAnsi="Cambria Math" w:cs="Arial"/>
              </w:rPr>
              <m:t>ND</m:t>
            </m:r>
          </m:sub>
        </m:sSub>
      </m:oMath>
      <w:r>
        <w:rPr>
          <w:rFonts w:ascii="Arial" w:hAnsi="Arial" w:cs="Arial" w:hint="eastAsia"/>
        </w:rPr>
        <w:t xml:space="preserve"> </w:t>
      </w:r>
      <w:r>
        <w:rPr>
          <w:rFonts w:ascii="Arial" w:hAnsi="Arial" w:cs="Arial"/>
        </w:rPr>
        <w:t xml:space="preserve">and </w:t>
      </w:r>
      <m:oMath>
        <m:r>
          <w:rPr>
            <w:rFonts w:ascii="Cambria Math" w:hAnsi="Cambria Math" w:cs="Arial"/>
          </w:rPr>
          <m:t>F</m:t>
        </m:r>
      </m:oMath>
      <w:r>
        <w:rPr>
          <w:rFonts w:ascii="Arial" w:hAnsi="Arial" w:cs="Arial" w:hint="eastAsia"/>
        </w:rPr>
        <w:t xml:space="preserve"> </w:t>
      </w:r>
      <w:r>
        <w:rPr>
          <w:rFonts w:ascii="Arial" w:hAnsi="Arial" w:cs="Arial"/>
        </w:rPr>
        <w:t xml:space="preserve">are </w:t>
      </w:r>
      <w:r w:rsidR="00463A11">
        <w:rPr>
          <w:rFonts w:ascii="Arial" w:hAnsi="Arial" w:cs="Arial"/>
        </w:rPr>
        <w:t>given in</w:t>
      </w:r>
      <w:r>
        <w:rPr>
          <w:rFonts w:ascii="Arial" w:hAnsi="Arial" w:cs="Arial"/>
        </w:rPr>
        <w:t xml:space="preserve"> </w:t>
      </w:r>
      <w:r w:rsidR="00891CCD">
        <w:rPr>
          <w:rFonts w:ascii="Arial" w:hAnsi="Arial" w:cs="Arial"/>
        </w:rPr>
        <w:t xml:space="preserve">the </w:t>
      </w:r>
      <w:r>
        <w:rPr>
          <w:rFonts w:ascii="Arial" w:hAnsi="Arial" w:cs="Arial"/>
        </w:rPr>
        <w:t>Appendix.</w:t>
      </w:r>
    </w:p>
    <w:p w14:paraId="5F73253A" w14:textId="77777777" w:rsidR="00103678" w:rsidRPr="0055063D" w:rsidRDefault="00103678" w:rsidP="0055063D">
      <w:pPr>
        <w:rPr>
          <w:rFonts w:ascii="Arial" w:hAnsi="Arial" w:cs="Arial"/>
          <w:highlight w:val="yellow"/>
        </w:rPr>
      </w:pPr>
    </w:p>
    <w:p w14:paraId="0056973B" w14:textId="6D873A52" w:rsidR="00073F41" w:rsidRDefault="00181A1F" w:rsidP="00300A76">
      <w:pPr>
        <w:pStyle w:val="a3"/>
        <w:ind w:leftChars="0" w:left="0" w:firstLineChars="100" w:firstLine="210"/>
        <w:rPr>
          <w:rFonts w:ascii="Arial" w:hAnsi="Arial"/>
        </w:rPr>
      </w:pPr>
      <w:r w:rsidRPr="00BC6E42">
        <w:rPr>
          <w:rFonts w:ascii="Arial" w:hAnsi="Arial"/>
        </w:rPr>
        <w:t xml:space="preserve">Figure 4 shows </w:t>
      </w:r>
      <w:r w:rsidR="00606167" w:rsidRPr="00BC6E42">
        <w:rPr>
          <w:rFonts w:ascii="Arial" w:hAnsi="Arial"/>
        </w:rPr>
        <w:t xml:space="preserve">the </w:t>
      </w:r>
      <w:r w:rsidRPr="00BC6E42">
        <w:rPr>
          <w:rFonts w:ascii="Arial" w:hAnsi="Arial"/>
        </w:rPr>
        <w:t xml:space="preserve">Permeate Flow </w:t>
      </w:r>
      <w:r w:rsidR="008C4202" w:rsidRPr="00A22583">
        <w:rPr>
          <w:rFonts w:ascii="Arial" w:hAnsi="Arial" w:cs="Arial"/>
        </w:rPr>
        <w:t>Rate</w:t>
      </w:r>
      <w:r w:rsidR="008E7D08">
        <w:rPr>
          <w:rFonts w:ascii="Arial" w:hAnsi="Arial" w:cs="Arial" w:hint="eastAsia"/>
        </w:rPr>
        <w:t>s</w:t>
      </w:r>
      <w:r w:rsidR="008C4202" w:rsidRPr="00A22583">
        <w:rPr>
          <w:rFonts w:ascii="Arial" w:hAnsi="Arial" w:cs="Arial"/>
        </w:rPr>
        <w:t xml:space="preserve"> </w:t>
      </w:r>
      <w:r w:rsidR="00D35567">
        <w:rPr>
          <w:rFonts w:ascii="Arial" w:hAnsi="Arial"/>
        </w:rPr>
        <w:t>of</w:t>
      </w:r>
      <w:r w:rsidRPr="00BC6E42">
        <w:rPr>
          <w:rFonts w:ascii="Arial" w:hAnsi="Arial"/>
        </w:rPr>
        <w:t xml:space="preserve"> 1</w:t>
      </w:r>
      <w:r w:rsidRPr="00BC6E42">
        <w:rPr>
          <w:rFonts w:ascii="Arial" w:hAnsi="Arial"/>
          <w:vertAlign w:val="superscript"/>
        </w:rPr>
        <w:t>st</w:t>
      </w:r>
      <w:r w:rsidRPr="00BC6E42">
        <w:rPr>
          <w:rFonts w:ascii="Arial" w:hAnsi="Arial"/>
        </w:rPr>
        <w:t xml:space="preserve"> to 3</w:t>
      </w:r>
      <w:r w:rsidRPr="00BC6E42">
        <w:rPr>
          <w:rFonts w:ascii="Arial" w:hAnsi="Arial"/>
          <w:vertAlign w:val="superscript"/>
        </w:rPr>
        <w:t>rd</w:t>
      </w:r>
      <w:r w:rsidRPr="00BC6E42">
        <w:rPr>
          <w:rFonts w:ascii="Arial" w:hAnsi="Arial"/>
        </w:rPr>
        <w:t xml:space="preserve"> </w:t>
      </w:r>
      <w:r w:rsidR="00D35567">
        <w:rPr>
          <w:rFonts w:ascii="Arial" w:hAnsi="Arial"/>
        </w:rPr>
        <w:t xml:space="preserve">stages </w:t>
      </w:r>
      <w:r w:rsidRPr="00BC6E42">
        <w:rPr>
          <w:rFonts w:ascii="Arial" w:hAnsi="Arial"/>
        </w:rPr>
        <w:t xml:space="preserve">and the </w:t>
      </w:r>
      <w:r w:rsidR="00265BC4">
        <w:rPr>
          <w:rFonts w:ascii="Arial" w:hAnsi="Arial"/>
        </w:rPr>
        <w:t>overall</w:t>
      </w:r>
      <w:r w:rsidRPr="00BC6E42">
        <w:rPr>
          <w:rFonts w:ascii="Arial" w:hAnsi="Arial"/>
        </w:rPr>
        <w:t xml:space="preserve"> Permeate Flow </w:t>
      </w:r>
      <w:r w:rsidR="008C4202" w:rsidRPr="00A22583">
        <w:rPr>
          <w:rFonts w:ascii="Arial" w:hAnsi="Arial" w:cs="Arial"/>
        </w:rPr>
        <w:t xml:space="preserve">Rate </w:t>
      </w:r>
      <w:r w:rsidR="00DE1B64">
        <w:rPr>
          <w:rFonts w:ascii="Arial" w:hAnsi="Arial" w:cs="Arial"/>
        </w:rPr>
        <w:t>of</w:t>
      </w:r>
      <w:r w:rsidRPr="00BC6E42">
        <w:rPr>
          <w:rFonts w:ascii="Arial" w:hAnsi="Arial"/>
        </w:rPr>
        <w:t xml:space="preserve"> RO Unit B01 </w:t>
      </w:r>
      <w:r w:rsidR="00DE1B64">
        <w:rPr>
          <w:rFonts w:ascii="Arial" w:hAnsi="Arial"/>
        </w:rPr>
        <w:t>since</w:t>
      </w:r>
      <w:r w:rsidRPr="00BC6E42">
        <w:rPr>
          <w:rFonts w:ascii="Arial" w:hAnsi="Arial"/>
        </w:rPr>
        <w:t xml:space="preserve"> April 2022. </w:t>
      </w:r>
      <w:r w:rsidR="00103678" w:rsidRPr="00BC6E42">
        <w:rPr>
          <w:rFonts w:ascii="Arial" w:hAnsi="Arial"/>
        </w:rPr>
        <w:t xml:space="preserve">The </w:t>
      </w:r>
      <w:r w:rsidR="00103678" w:rsidRPr="00A22583">
        <w:rPr>
          <w:rFonts w:ascii="Arial" w:hAnsi="Arial" w:cs="Arial"/>
        </w:rPr>
        <w:t xml:space="preserve">blue line is the Permeate Flow Rate, and the yellow line is the </w:t>
      </w:r>
      <w:r w:rsidR="00EC64D2">
        <w:rPr>
          <w:rFonts w:ascii="Arial" w:hAnsi="Arial" w:cs="Arial"/>
        </w:rPr>
        <w:t xml:space="preserve">Normalized </w:t>
      </w:r>
      <w:r w:rsidR="00103678" w:rsidRPr="00A22583">
        <w:rPr>
          <w:rFonts w:ascii="Arial" w:hAnsi="Arial" w:cs="Arial"/>
        </w:rPr>
        <w:t>Permeate Flow Rate</w:t>
      </w:r>
      <w:r w:rsidR="00DE48BA" w:rsidRPr="00A22583">
        <w:rPr>
          <w:rFonts w:ascii="Arial" w:hAnsi="Arial" w:cs="Arial"/>
        </w:rPr>
        <w:t xml:space="preserve">. </w:t>
      </w:r>
      <w:r w:rsidRPr="00A22583">
        <w:rPr>
          <w:rFonts w:ascii="Arial" w:hAnsi="Arial" w:cs="Arial"/>
        </w:rPr>
        <w:t>The</w:t>
      </w:r>
      <w:r w:rsidRPr="00BC6E42">
        <w:rPr>
          <w:rFonts w:ascii="Arial" w:hAnsi="Arial"/>
        </w:rPr>
        <w:t xml:space="preserve"> Permeate Flow </w:t>
      </w:r>
      <w:r w:rsidR="00DE48BA" w:rsidRPr="00A22583">
        <w:rPr>
          <w:rFonts w:ascii="Arial" w:hAnsi="Arial" w:cs="Arial"/>
        </w:rPr>
        <w:t>Rate</w:t>
      </w:r>
      <w:r w:rsidR="00E37336">
        <w:rPr>
          <w:rFonts w:ascii="Arial" w:hAnsi="Arial" w:cs="Arial"/>
        </w:rPr>
        <w:t>s</w:t>
      </w:r>
      <w:r w:rsidR="00DE48BA" w:rsidRPr="00BC6E42">
        <w:rPr>
          <w:rFonts w:ascii="Arial" w:hAnsi="Arial"/>
        </w:rPr>
        <w:t xml:space="preserve"> </w:t>
      </w:r>
      <w:r w:rsidR="0008557D">
        <w:rPr>
          <w:rFonts w:ascii="Arial" w:hAnsi="Arial"/>
        </w:rPr>
        <w:t xml:space="preserve">of </w:t>
      </w:r>
      <w:r w:rsidRPr="00BC6E42">
        <w:rPr>
          <w:rFonts w:ascii="Arial" w:hAnsi="Arial"/>
        </w:rPr>
        <w:t>1</w:t>
      </w:r>
      <w:r w:rsidRPr="00BC6E42">
        <w:rPr>
          <w:rFonts w:ascii="Arial" w:hAnsi="Arial"/>
          <w:vertAlign w:val="superscript"/>
        </w:rPr>
        <w:t>st</w:t>
      </w:r>
      <w:r w:rsidRPr="00BC6E42">
        <w:rPr>
          <w:rFonts w:ascii="Arial" w:hAnsi="Arial"/>
        </w:rPr>
        <w:t xml:space="preserve"> </w:t>
      </w:r>
      <w:r w:rsidR="00DE48BA" w:rsidRPr="00A22583">
        <w:rPr>
          <w:rFonts w:ascii="Arial" w:hAnsi="Arial" w:cs="Arial"/>
        </w:rPr>
        <w:t>to 3</w:t>
      </w:r>
      <w:r w:rsidR="00DE48BA" w:rsidRPr="00A22583">
        <w:rPr>
          <w:rFonts w:ascii="Arial" w:hAnsi="Arial" w:cs="Arial"/>
          <w:vertAlign w:val="superscript"/>
        </w:rPr>
        <w:t>rd</w:t>
      </w:r>
      <w:r w:rsidR="00DE48BA" w:rsidRPr="00A22583">
        <w:rPr>
          <w:rFonts w:ascii="Arial" w:hAnsi="Arial" w:cs="Arial"/>
        </w:rPr>
        <w:t xml:space="preserve"> </w:t>
      </w:r>
      <w:r w:rsidR="0008557D">
        <w:rPr>
          <w:rFonts w:ascii="Arial" w:hAnsi="Arial" w:cs="Arial"/>
        </w:rPr>
        <w:t xml:space="preserve">stages </w:t>
      </w:r>
      <w:r w:rsidR="00B543EB">
        <w:rPr>
          <w:rFonts w:ascii="Arial" w:hAnsi="Arial" w:cs="Arial"/>
        </w:rPr>
        <w:t>ranged</w:t>
      </w:r>
      <w:r w:rsidR="00DE48BA" w:rsidRPr="00BC6E42">
        <w:rPr>
          <w:rFonts w:ascii="Arial" w:hAnsi="Arial"/>
        </w:rPr>
        <w:t xml:space="preserve"> </w:t>
      </w:r>
      <w:r w:rsidRPr="00BC6E42">
        <w:rPr>
          <w:rFonts w:ascii="Arial" w:hAnsi="Arial"/>
        </w:rPr>
        <w:t>from 1</w:t>
      </w:r>
      <w:r w:rsidR="00392A43">
        <w:rPr>
          <w:rFonts w:ascii="Arial" w:hAnsi="Arial"/>
        </w:rPr>
        <w:t>,</w:t>
      </w:r>
      <w:r w:rsidR="00D908C1" w:rsidRPr="00BC6E42">
        <w:rPr>
          <w:rFonts w:ascii="Arial" w:hAnsi="Arial"/>
        </w:rPr>
        <w:t>9</w:t>
      </w:r>
      <w:r w:rsidRPr="00BC6E42">
        <w:rPr>
          <w:rFonts w:ascii="Arial" w:hAnsi="Arial"/>
        </w:rPr>
        <w:t xml:space="preserve">00 to </w:t>
      </w:r>
      <w:r w:rsidRPr="00A22583">
        <w:rPr>
          <w:rFonts w:ascii="Arial" w:hAnsi="Arial" w:cs="Arial"/>
        </w:rPr>
        <w:t>2</w:t>
      </w:r>
      <w:r w:rsidR="00392A43">
        <w:rPr>
          <w:rFonts w:ascii="Arial" w:hAnsi="Arial" w:cs="Arial"/>
        </w:rPr>
        <w:t>,</w:t>
      </w:r>
      <w:r w:rsidR="00DE48BA" w:rsidRPr="00A22583">
        <w:rPr>
          <w:rFonts w:ascii="Arial" w:hAnsi="Arial" w:cs="Arial"/>
        </w:rPr>
        <w:t>5</w:t>
      </w:r>
      <w:r w:rsidRPr="00A22583">
        <w:rPr>
          <w:rFonts w:ascii="Arial" w:hAnsi="Arial" w:cs="Arial"/>
        </w:rPr>
        <w:t>00</w:t>
      </w:r>
      <w:r w:rsidR="00606167" w:rsidRPr="00BC6E42">
        <w:rPr>
          <w:rFonts w:ascii="Arial" w:hAnsi="Arial"/>
        </w:rPr>
        <w:t xml:space="preserve"> GPM</w:t>
      </w:r>
      <w:r w:rsidR="00EC4C92">
        <w:rPr>
          <w:rFonts w:ascii="Arial" w:hAnsi="Arial"/>
        </w:rPr>
        <w:t xml:space="preserve">, </w:t>
      </w:r>
      <w:r w:rsidR="00D908C1" w:rsidRPr="00BC6E42">
        <w:rPr>
          <w:rFonts w:ascii="Arial" w:hAnsi="Arial"/>
        </w:rPr>
        <w:t>1</w:t>
      </w:r>
      <w:r w:rsidR="00392A43">
        <w:rPr>
          <w:rFonts w:ascii="Arial" w:hAnsi="Arial"/>
        </w:rPr>
        <w:t>,</w:t>
      </w:r>
      <w:r w:rsidR="00D908C1" w:rsidRPr="00BC6E42">
        <w:rPr>
          <w:rFonts w:ascii="Arial" w:hAnsi="Arial"/>
        </w:rPr>
        <w:t xml:space="preserve">000 to </w:t>
      </w:r>
      <w:r w:rsidR="00D908C1" w:rsidRPr="00A22583">
        <w:rPr>
          <w:rFonts w:ascii="Arial" w:hAnsi="Arial" w:cs="Arial"/>
        </w:rPr>
        <w:t>1</w:t>
      </w:r>
      <w:r w:rsidR="00236AE3">
        <w:rPr>
          <w:rFonts w:ascii="Arial" w:hAnsi="Arial" w:cs="Arial"/>
        </w:rPr>
        <w:t>,</w:t>
      </w:r>
      <w:r w:rsidR="00DE48BA" w:rsidRPr="00A22583">
        <w:rPr>
          <w:rFonts w:ascii="Arial" w:hAnsi="Arial" w:cs="Arial"/>
        </w:rPr>
        <w:t>30</w:t>
      </w:r>
      <w:r w:rsidR="00D908C1" w:rsidRPr="00A22583">
        <w:rPr>
          <w:rFonts w:ascii="Arial" w:hAnsi="Arial" w:cs="Arial"/>
        </w:rPr>
        <w:t>0</w:t>
      </w:r>
      <w:r w:rsidR="00606167" w:rsidRPr="00BC6E42">
        <w:rPr>
          <w:rFonts w:ascii="Arial" w:hAnsi="Arial"/>
        </w:rPr>
        <w:t xml:space="preserve"> GPM</w:t>
      </w:r>
      <w:r w:rsidR="00D908C1" w:rsidRPr="00BC6E42">
        <w:rPr>
          <w:rFonts w:ascii="Arial" w:hAnsi="Arial"/>
        </w:rPr>
        <w:t xml:space="preserve"> </w:t>
      </w:r>
      <w:r w:rsidR="00DE48BA" w:rsidRPr="00A22583">
        <w:rPr>
          <w:rFonts w:ascii="Arial" w:hAnsi="Arial" w:cs="Arial"/>
        </w:rPr>
        <w:t xml:space="preserve">and 250 to 400 </w:t>
      </w:r>
      <w:r w:rsidR="00EC4C92">
        <w:rPr>
          <w:rFonts w:ascii="Arial" w:hAnsi="Arial" w:cs="Arial"/>
        </w:rPr>
        <w:t xml:space="preserve">GPM, </w:t>
      </w:r>
      <w:r w:rsidR="00D908C1" w:rsidRPr="00BC6E42">
        <w:rPr>
          <w:rFonts w:ascii="Arial" w:hAnsi="Arial"/>
        </w:rPr>
        <w:t>respectively</w:t>
      </w:r>
      <w:r w:rsidRPr="00BC6E42">
        <w:rPr>
          <w:rFonts w:ascii="Arial" w:hAnsi="Arial"/>
        </w:rPr>
        <w:t xml:space="preserve">. </w:t>
      </w:r>
      <w:commentRangeStart w:id="1"/>
      <w:r w:rsidR="00281B2C">
        <w:rPr>
          <w:rFonts w:ascii="Arial" w:hAnsi="Arial"/>
        </w:rPr>
        <w:t>T</w:t>
      </w:r>
      <w:r w:rsidR="000E7556">
        <w:rPr>
          <w:rFonts w:ascii="Arial" w:hAnsi="Arial"/>
        </w:rPr>
        <w:t xml:space="preserve">he </w:t>
      </w:r>
      <w:r w:rsidR="009F5E6C">
        <w:rPr>
          <w:rFonts w:ascii="Arial" w:hAnsi="Arial"/>
        </w:rPr>
        <w:t>Normalized Permeate Flow Rate</w:t>
      </w:r>
      <w:r w:rsidR="00281B2C">
        <w:rPr>
          <w:rFonts w:ascii="Arial" w:hAnsi="Arial"/>
        </w:rPr>
        <w:t xml:space="preserve">s </w:t>
      </w:r>
      <w:r w:rsidR="009F5E6C">
        <w:rPr>
          <w:rFonts w:ascii="Arial" w:hAnsi="Arial"/>
        </w:rPr>
        <w:t>w</w:t>
      </w:r>
      <w:r w:rsidR="00281B2C">
        <w:rPr>
          <w:rFonts w:ascii="Arial" w:hAnsi="Arial"/>
        </w:rPr>
        <w:t>ere</w:t>
      </w:r>
      <w:r w:rsidR="009F5E6C">
        <w:rPr>
          <w:rFonts w:ascii="Arial" w:hAnsi="Arial"/>
        </w:rPr>
        <w:t xml:space="preserve"> </w:t>
      </w:r>
      <w:r w:rsidR="000E7556">
        <w:rPr>
          <w:rFonts w:ascii="Arial" w:hAnsi="Arial"/>
        </w:rPr>
        <w:t xml:space="preserve">descending </w:t>
      </w:r>
      <w:r w:rsidR="004D5C24">
        <w:rPr>
          <w:rFonts w:ascii="Arial" w:hAnsi="Arial"/>
        </w:rPr>
        <w:t>after September</w:t>
      </w:r>
      <w:r w:rsidR="00891CCD">
        <w:rPr>
          <w:rFonts w:ascii="Arial" w:hAnsi="Arial"/>
        </w:rPr>
        <w:t xml:space="preserve"> (</w:t>
      </w:r>
      <w:r w:rsidR="00281B2C">
        <w:rPr>
          <w:rFonts w:ascii="Arial" w:hAnsi="Arial"/>
        </w:rPr>
        <w:t>3</w:t>
      </w:r>
      <w:r w:rsidR="00281B2C" w:rsidRPr="00BC6E42">
        <w:rPr>
          <w:rFonts w:ascii="Arial" w:hAnsi="Arial"/>
          <w:vertAlign w:val="superscript"/>
        </w:rPr>
        <w:t>rd</w:t>
      </w:r>
      <w:r w:rsidR="00281B2C">
        <w:rPr>
          <w:rFonts w:ascii="Arial" w:hAnsi="Arial"/>
        </w:rPr>
        <w:t xml:space="preserve"> stage is the most significant</w:t>
      </w:r>
      <w:r w:rsidR="00891CCD">
        <w:rPr>
          <w:rFonts w:ascii="Arial" w:hAnsi="Arial"/>
        </w:rPr>
        <w:t>)</w:t>
      </w:r>
      <w:r w:rsidR="00281B2C">
        <w:rPr>
          <w:rFonts w:ascii="Arial" w:hAnsi="Arial"/>
        </w:rPr>
        <w:t xml:space="preserve">, </w:t>
      </w:r>
      <w:r w:rsidR="004A4336">
        <w:rPr>
          <w:rFonts w:ascii="Arial" w:hAnsi="Arial"/>
        </w:rPr>
        <w:t>which were recovered on November 23</w:t>
      </w:r>
      <w:r w:rsidR="004A4336" w:rsidRPr="00BC6E42">
        <w:rPr>
          <w:rFonts w:ascii="Arial" w:hAnsi="Arial"/>
          <w:vertAlign w:val="superscript"/>
        </w:rPr>
        <w:t>rd</w:t>
      </w:r>
      <w:r w:rsidR="004A4336">
        <w:rPr>
          <w:rFonts w:ascii="Arial" w:hAnsi="Arial"/>
        </w:rPr>
        <w:t xml:space="preserve">. </w:t>
      </w:r>
      <w:commentRangeEnd w:id="1"/>
      <w:r w:rsidR="00891CCD">
        <w:rPr>
          <w:rStyle w:val="a4"/>
        </w:rPr>
        <w:commentReference w:id="1"/>
      </w:r>
      <w:r w:rsidR="00891CCD">
        <w:rPr>
          <w:rFonts w:ascii="Arial" w:hAnsi="Arial"/>
        </w:rPr>
        <w:t>More information from OCWD is needed to understand if the</w:t>
      </w:r>
      <w:r w:rsidR="00214D5E">
        <w:rPr>
          <w:rFonts w:ascii="Arial" w:hAnsi="Arial"/>
        </w:rPr>
        <w:t xml:space="preserve"> recovery was caused by CIP, and if </w:t>
      </w:r>
      <w:r w:rsidR="00891CCD">
        <w:rPr>
          <w:rFonts w:ascii="Arial" w:hAnsi="Arial"/>
        </w:rPr>
        <w:t xml:space="preserve">the </w:t>
      </w:r>
      <w:r w:rsidR="00214D5E">
        <w:rPr>
          <w:rFonts w:ascii="Arial" w:hAnsi="Arial"/>
        </w:rPr>
        <w:t xml:space="preserve">CIP event was scheduled, what kind of cleaning was </w:t>
      </w:r>
      <w:r w:rsidR="00C9387B">
        <w:rPr>
          <w:rFonts w:ascii="Arial" w:hAnsi="Arial"/>
        </w:rPr>
        <w:t>provided</w:t>
      </w:r>
      <w:r w:rsidR="00C52B9A">
        <w:rPr>
          <w:rFonts w:ascii="Arial" w:hAnsi="Arial"/>
        </w:rPr>
        <w:t xml:space="preserve"> on the day</w:t>
      </w:r>
      <w:r w:rsidR="00755CA6">
        <w:rPr>
          <w:rFonts w:ascii="Arial" w:hAnsi="Arial"/>
        </w:rPr>
        <w:t>.</w:t>
      </w:r>
    </w:p>
    <w:p w14:paraId="51E1BD56" w14:textId="72F52EB1" w:rsidR="00964346" w:rsidRDefault="00964346" w:rsidP="00ED3E0C">
      <w:pPr>
        <w:pStyle w:val="a3"/>
        <w:ind w:leftChars="0" w:left="0" w:firstLineChars="100" w:firstLine="210"/>
        <w:rPr>
          <w:rFonts w:ascii="Arial" w:hAnsi="Arial" w:cs="Arial"/>
        </w:rPr>
      </w:pPr>
    </w:p>
    <w:p w14:paraId="7F0DCBCE" w14:textId="3A310218" w:rsidR="00181A1F" w:rsidRDefault="00103678" w:rsidP="00181A1F">
      <w:pPr>
        <w:pStyle w:val="a3"/>
        <w:ind w:leftChars="0" w:left="0"/>
        <w:rPr>
          <w:rFonts w:ascii="Arial" w:hAnsi="Arial" w:cs="Arial"/>
        </w:rPr>
      </w:pPr>
      <w:r>
        <w:rPr>
          <w:rFonts w:ascii="Arial" w:hAnsi="Arial" w:cs="Arial"/>
          <w:noProof/>
        </w:rPr>
        <w:drawing>
          <wp:inline distT="0" distB="0" distL="0" distR="0" wp14:anchorId="071C8918" wp14:editId="61C2A828">
            <wp:extent cx="6300383" cy="284353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12819" cy="2849143"/>
                    </a:xfrm>
                    <a:prstGeom prst="rect">
                      <a:avLst/>
                    </a:prstGeom>
                    <a:noFill/>
                    <a:ln>
                      <a:noFill/>
                    </a:ln>
                  </pic:spPr>
                </pic:pic>
              </a:graphicData>
            </a:graphic>
          </wp:inline>
        </w:drawing>
      </w:r>
    </w:p>
    <w:p w14:paraId="687629B6" w14:textId="71D1E83C" w:rsidR="00D908C1" w:rsidRDefault="00D908C1" w:rsidP="00D908C1">
      <w:pPr>
        <w:pStyle w:val="a3"/>
        <w:ind w:leftChars="0" w:left="0"/>
        <w:jc w:val="center"/>
        <w:rPr>
          <w:rFonts w:ascii="Arial" w:hAnsi="Arial" w:cs="Arial"/>
        </w:rPr>
      </w:pPr>
      <w:r>
        <w:rPr>
          <w:rFonts w:ascii="Arial" w:hAnsi="Arial" w:cs="Arial" w:hint="eastAsia"/>
        </w:rPr>
        <w:t>F</w:t>
      </w:r>
      <w:r>
        <w:rPr>
          <w:rFonts w:ascii="Arial" w:hAnsi="Arial" w:cs="Arial"/>
        </w:rPr>
        <w:t>igure 4: RO Unit B01 Permeate Flow</w:t>
      </w:r>
    </w:p>
    <w:p w14:paraId="3E8AAB54" w14:textId="4AA5F886" w:rsidR="00E63A99" w:rsidRDefault="00E63A99">
      <w:pPr>
        <w:pStyle w:val="a3"/>
        <w:ind w:leftChars="0" w:left="0"/>
        <w:rPr>
          <w:rFonts w:ascii="Arial" w:hAnsi="Arial"/>
          <w:highlight w:val="yellow"/>
        </w:rPr>
      </w:pPr>
    </w:p>
    <w:p w14:paraId="73AE0151" w14:textId="7493440B" w:rsidR="00300A76" w:rsidRPr="00BC6E42" w:rsidRDefault="00A90557" w:rsidP="00BC6E42">
      <w:pPr>
        <w:pStyle w:val="a3"/>
        <w:ind w:leftChars="0" w:left="0" w:firstLineChars="100" w:firstLine="210"/>
        <w:rPr>
          <w:rFonts w:ascii="Arial" w:hAnsi="Arial"/>
        </w:rPr>
      </w:pPr>
      <w:commentRangeStart w:id="2"/>
      <w:r>
        <w:rPr>
          <w:rFonts w:ascii="Arial" w:hAnsi="Arial"/>
        </w:rPr>
        <w:t xml:space="preserve">To </w:t>
      </w:r>
      <w:r w:rsidR="00A33598">
        <w:rPr>
          <w:rFonts w:ascii="Arial" w:hAnsi="Arial"/>
        </w:rPr>
        <w:t xml:space="preserve">investigate </w:t>
      </w:r>
      <w:r w:rsidR="002556D8">
        <w:rPr>
          <w:rFonts w:ascii="Arial" w:hAnsi="Arial"/>
        </w:rPr>
        <w:t xml:space="preserve">the major </w:t>
      </w:r>
      <w:r w:rsidR="004749A7">
        <w:rPr>
          <w:rFonts w:ascii="Arial" w:hAnsi="Arial"/>
        </w:rPr>
        <w:t>contribution factor</w:t>
      </w:r>
      <w:r w:rsidR="009A05E1">
        <w:rPr>
          <w:rFonts w:ascii="Arial" w:hAnsi="Arial"/>
        </w:rPr>
        <w:t xml:space="preserve"> </w:t>
      </w:r>
      <w:r w:rsidR="00AD7FB6">
        <w:rPr>
          <w:rFonts w:ascii="Arial" w:hAnsi="Arial"/>
        </w:rPr>
        <w:t>of the Net Driving Pressure</w:t>
      </w:r>
      <w:r w:rsidR="00BE5721">
        <w:rPr>
          <w:rFonts w:ascii="Arial" w:hAnsi="Arial"/>
        </w:rPr>
        <w:t>,</w:t>
      </w:r>
      <w:r w:rsidR="00945B68">
        <w:rPr>
          <w:rFonts w:ascii="Arial" w:hAnsi="Arial"/>
        </w:rPr>
        <w:t xml:space="preserve"> </w:t>
      </w:r>
      <w:r w:rsidR="00891CCD">
        <w:rPr>
          <w:rFonts w:ascii="Arial" w:hAnsi="Arial"/>
        </w:rPr>
        <w:t xml:space="preserve">focus was placed upon </w:t>
      </w:r>
      <w:r w:rsidR="007C6F83">
        <w:rPr>
          <w:rFonts w:ascii="Arial" w:hAnsi="Arial"/>
        </w:rPr>
        <w:t>Pressure Feed</w:t>
      </w:r>
      <w:r w:rsidR="00A1487E">
        <w:rPr>
          <w:rFonts w:ascii="Arial" w:hAnsi="Arial"/>
        </w:rPr>
        <w:t xml:space="preserve">, </w:t>
      </w:r>
      <w:r w:rsidR="006A1078">
        <w:rPr>
          <w:rFonts w:ascii="Arial" w:hAnsi="Arial"/>
        </w:rPr>
        <w:t>O</w:t>
      </w:r>
      <w:r w:rsidR="00A1487E">
        <w:rPr>
          <w:rFonts w:ascii="Arial" w:hAnsi="Arial"/>
        </w:rPr>
        <w:t xml:space="preserve">smotic </w:t>
      </w:r>
      <w:r w:rsidR="006A1078">
        <w:rPr>
          <w:rFonts w:ascii="Arial" w:hAnsi="Arial"/>
        </w:rPr>
        <w:t>P</w:t>
      </w:r>
      <w:r w:rsidR="00A1487E">
        <w:rPr>
          <w:rFonts w:ascii="Arial" w:hAnsi="Arial"/>
        </w:rPr>
        <w:t xml:space="preserve">ressure generated, </w:t>
      </w:r>
      <w:r w:rsidR="00891CCD">
        <w:rPr>
          <w:rFonts w:ascii="Arial" w:hAnsi="Arial"/>
        </w:rPr>
        <w:t xml:space="preserve">and </w:t>
      </w:r>
      <w:r w:rsidR="006A1078">
        <w:rPr>
          <w:rFonts w:ascii="Arial" w:hAnsi="Arial"/>
        </w:rPr>
        <w:t>D</w:t>
      </w:r>
      <w:r w:rsidR="005E2417">
        <w:rPr>
          <w:rFonts w:ascii="Arial" w:hAnsi="Arial"/>
        </w:rPr>
        <w:t xml:space="preserve">ifferential </w:t>
      </w:r>
      <w:r w:rsidR="006A1078">
        <w:rPr>
          <w:rFonts w:ascii="Arial" w:hAnsi="Arial"/>
        </w:rPr>
        <w:t>P</w:t>
      </w:r>
      <w:r w:rsidR="005E2417">
        <w:rPr>
          <w:rFonts w:ascii="Arial" w:hAnsi="Arial"/>
        </w:rPr>
        <w:t>ressure</w:t>
      </w:r>
      <w:r w:rsidR="00891CCD">
        <w:rPr>
          <w:rFonts w:ascii="Arial" w:hAnsi="Arial"/>
        </w:rPr>
        <w:t xml:space="preserve">, all </w:t>
      </w:r>
      <w:r w:rsidR="009A05E1">
        <w:rPr>
          <w:rFonts w:ascii="Arial" w:hAnsi="Arial"/>
        </w:rPr>
        <w:t>temperature correct</w:t>
      </w:r>
      <w:r w:rsidR="003C25D5">
        <w:rPr>
          <w:rFonts w:ascii="Arial" w:hAnsi="Arial"/>
        </w:rPr>
        <w:t>ed</w:t>
      </w:r>
      <w:r w:rsidR="00300A76" w:rsidRPr="00300A76">
        <w:rPr>
          <w:rFonts w:ascii="Arial" w:hAnsi="Arial"/>
        </w:rPr>
        <w:t xml:space="preserve">. </w:t>
      </w:r>
      <w:r w:rsidR="005E48C9">
        <w:rPr>
          <w:rFonts w:ascii="Arial" w:hAnsi="Arial"/>
        </w:rPr>
        <w:t>The Pressure Feed</w:t>
      </w:r>
      <w:r w:rsidR="00F874A6">
        <w:rPr>
          <w:rFonts w:ascii="Arial" w:hAnsi="Arial"/>
        </w:rPr>
        <w:t xml:space="preserve"> values</w:t>
      </w:r>
      <w:r w:rsidR="000D352C">
        <w:rPr>
          <w:rFonts w:ascii="Arial" w:hAnsi="Arial"/>
        </w:rPr>
        <w:t xml:space="preserve"> at each </w:t>
      </w:r>
      <w:r w:rsidR="00AA04B4">
        <w:rPr>
          <w:rFonts w:ascii="Arial" w:hAnsi="Arial"/>
        </w:rPr>
        <w:t>stage</w:t>
      </w:r>
      <w:r w:rsidR="000D352C">
        <w:rPr>
          <w:rFonts w:ascii="Arial" w:hAnsi="Arial"/>
        </w:rPr>
        <w:t xml:space="preserve"> were </w:t>
      </w:r>
      <w:r w:rsidR="006F6B9B">
        <w:rPr>
          <w:rFonts w:ascii="Arial" w:hAnsi="Arial"/>
        </w:rPr>
        <w:t xml:space="preserve">most </w:t>
      </w:r>
      <w:r w:rsidR="000D352C">
        <w:rPr>
          <w:rFonts w:ascii="Arial" w:hAnsi="Arial"/>
        </w:rPr>
        <w:t>synchro</w:t>
      </w:r>
      <w:r w:rsidR="0000636B">
        <w:rPr>
          <w:rFonts w:ascii="Arial" w:hAnsi="Arial"/>
        </w:rPr>
        <w:t xml:space="preserve">nized with </w:t>
      </w:r>
      <w:r w:rsidR="00140173">
        <w:rPr>
          <w:rFonts w:ascii="Arial" w:hAnsi="Arial"/>
        </w:rPr>
        <w:t>N</w:t>
      </w:r>
      <w:r w:rsidR="0000636B">
        <w:rPr>
          <w:rFonts w:ascii="Arial" w:hAnsi="Arial"/>
        </w:rPr>
        <w:t xml:space="preserve">et </w:t>
      </w:r>
      <w:r w:rsidR="00140173">
        <w:rPr>
          <w:rFonts w:ascii="Arial" w:hAnsi="Arial"/>
        </w:rPr>
        <w:t>D</w:t>
      </w:r>
      <w:r w:rsidR="0000636B">
        <w:rPr>
          <w:rFonts w:ascii="Arial" w:hAnsi="Arial"/>
        </w:rPr>
        <w:t xml:space="preserve">riving </w:t>
      </w:r>
      <w:r w:rsidR="00140173">
        <w:rPr>
          <w:rFonts w:ascii="Arial" w:hAnsi="Arial"/>
        </w:rPr>
        <w:t>P</w:t>
      </w:r>
      <w:r w:rsidR="0000636B">
        <w:rPr>
          <w:rFonts w:ascii="Arial" w:hAnsi="Arial"/>
        </w:rPr>
        <w:t>ressure</w:t>
      </w:r>
      <w:r w:rsidR="0002751F">
        <w:rPr>
          <w:rFonts w:ascii="Arial" w:hAnsi="Arial"/>
        </w:rPr>
        <w:t xml:space="preserve"> as shown in Figure 5.</w:t>
      </w:r>
      <w:r w:rsidR="00020C62">
        <w:rPr>
          <w:rFonts w:ascii="Arial" w:hAnsi="Arial"/>
        </w:rPr>
        <w:t xml:space="preserve"> </w:t>
      </w:r>
      <w:commentRangeEnd w:id="2"/>
      <w:r w:rsidR="00891CCD">
        <w:rPr>
          <w:rStyle w:val="a4"/>
        </w:rPr>
        <w:commentReference w:id="2"/>
      </w:r>
    </w:p>
    <w:p w14:paraId="45AE1FFD" w14:textId="77777777" w:rsidR="00300A76" w:rsidRPr="00BC6E42" w:rsidRDefault="00300A76" w:rsidP="00BC6E42">
      <w:pPr>
        <w:pStyle w:val="a3"/>
        <w:ind w:leftChars="0" w:left="0"/>
        <w:rPr>
          <w:rFonts w:ascii="Arial" w:hAnsi="Arial"/>
          <w:highlight w:val="yellow"/>
        </w:rPr>
      </w:pPr>
    </w:p>
    <w:p w14:paraId="5C3C11AE" w14:textId="2C1C686F" w:rsidR="00814840" w:rsidRDefault="00DE48BA" w:rsidP="00441599">
      <w:pPr>
        <w:pStyle w:val="a3"/>
        <w:ind w:leftChars="0" w:left="0"/>
        <w:jc w:val="center"/>
        <w:rPr>
          <w:rFonts w:ascii="Arial" w:hAnsi="Arial" w:cs="Arial"/>
          <w:highlight w:val="yellow"/>
        </w:rPr>
      </w:pPr>
      <w:r w:rsidRPr="00A22583">
        <w:rPr>
          <w:rFonts w:ascii="Arial" w:hAnsi="Arial" w:cs="Arial"/>
          <w:noProof/>
        </w:rPr>
        <w:lastRenderedPageBreak/>
        <w:drawing>
          <wp:inline distT="0" distB="0" distL="0" distR="0" wp14:anchorId="2BA34193" wp14:editId="57DB16FE">
            <wp:extent cx="3308350" cy="1478655"/>
            <wp:effectExtent l="0" t="0" r="0" b="762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27133" cy="1487050"/>
                    </a:xfrm>
                    <a:prstGeom prst="rect">
                      <a:avLst/>
                    </a:prstGeom>
                    <a:noFill/>
                    <a:ln>
                      <a:noFill/>
                    </a:ln>
                  </pic:spPr>
                </pic:pic>
              </a:graphicData>
            </a:graphic>
          </wp:inline>
        </w:drawing>
      </w:r>
      <w:r w:rsidR="004F3498">
        <w:rPr>
          <w:rFonts w:ascii="Arial" w:hAnsi="Arial" w:cs="Arial"/>
          <w:noProof/>
          <w:highlight w:val="yellow"/>
        </w:rPr>
        <w:drawing>
          <wp:inline distT="0" distB="0" distL="0" distR="0" wp14:anchorId="65E7C59C" wp14:editId="0658672D">
            <wp:extent cx="2880000" cy="1737504"/>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1737504"/>
                    </a:xfrm>
                    <a:prstGeom prst="rect">
                      <a:avLst/>
                    </a:prstGeom>
                    <a:noFill/>
                    <a:ln>
                      <a:noFill/>
                    </a:ln>
                  </pic:spPr>
                </pic:pic>
              </a:graphicData>
            </a:graphic>
          </wp:inline>
        </w:drawing>
      </w:r>
    </w:p>
    <w:p w14:paraId="306328A3" w14:textId="1DE98079" w:rsidR="00FD637E" w:rsidRDefault="004F3498" w:rsidP="00441599">
      <w:pPr>
        <w:pStyle w:val="a3"/>
        <w:ind w:leftChars="0" w:left="0"/>
        <w:jc w:val="center"/>
        <w:rPr>
          <w:rFonts w:ascii="Arial" w:hAnsi="Arial" w:cs="Arial"/>
          <w:highlight w:val="yellow"/>
        </w:rPr>
      </w:pPr>
      <w:r>
        <w:rPr>
          <w:rFonts w:ascii="Arial" w:hAnsi="Arial" w:cs="Arial"/>
          <w:noProof/>
          <w:highlight w:val="yellow"/>
        </w:rPr>
        <w:drawing>
          <wp:inline distT="0" distB="0" distL="0" distR="0" wp14:anchorId="49A38BDB" wp14:editId="311D7B1B">
            <wp:extent cx="2880000" cy="1737504"/>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1737504"/>
                    </a:xfrm>
                    <a:prstGeom prst="rect">
                      <a:avLst/>
                    </a:prstGeom>
                    <a:noFill/>
                    <a:ln>
                      <a:noFill/>
                    </a:ln>
                  </pic:spPr>
                </pic:pic>
              </a:graphicData>
            </a:graphic>
          </wp:inline>
        </w:drawing>
      </w:r>
      <w:r w:rsidR="00FD637E" w:rsidRPr="00FD637E">
        <w:rPr>
          <w:rFonts w:ascii="Arial" w:hAnsi="Arial" w:cs="Arial" w:hint="eastAsia"/>
          <w:highlight w:val="yellow"/>
        </w:rPr>
        <w:t xml:space="preserve"> </w:t>
      </w:r>
      <w:r>
        <w:rPr>
          <w:rFonts w:ascii="Arial" w:hAnsi="Arial" w:cs="Arial"/>
          <w:noProof/>
          <w:highlight w:val="yellow"/>
        </w:rPr>
        <w:drawing>
          <wp:inline distT="0" distB="0" distL="0" distR="0" wp14:anchorId="6F227D8B" wp14:editId="11E6F0BA">
            <wp:extent cx="2880000" cy="173975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1739750"/>
                    </a:xfrm>
                    <a:prstGeom prst="rect">
                      <a:avLst/>
                    </a:prstGeom>
                    <a:noFill/>
                    <a:ln>
                      <a:noFill/>
                    </a:ln>
                  </pic:spPr>
                </pic:pic>
              </a:graphicData>
            </a:graphic>
          </wp:inline>
        </w:drawing>
      </w:r>
    </w:p>
    <w:p w14:paraId="371E482A" w14:textId="14D8E159" w:rsidR="004F3498" w:rsidRDefault="004F3498" w:rsidP="00441599">
      <w:pPr>
        <w:pStyle w:val="a3"/>
        <w:ind w:leftChars="0" w:left="0"/>
        <w:jc w:val="center"/>
        <w:rPr>
          <w:rFonts w:ascii="Arial" w:hAnsi="Arial" w:cs="Arial"/>
          <w:highlight w:val="yellow"/>
        </w:rPr>
      </w:pPr>
      <w:r>
        <w:rPr>
          <w:rFonts w:ascii="Arial" w:hAnsi="Arial" w:cs="Arial"/>
          <w:noProof/>
          <w:highlight w:val="yellow"/>
        </w:rPr>
        <w:drawing>
          <wp:inline distT="0" distB="0" distL="0" distR="0" wp14:anchorId="02002E44" wp14:editId="7F9D8212">
            <wp:extent cx="2880000" cy="1737504"/>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1737504"/>
                    </a:xfrm>
                    <a:prstGeom prst="rect">
                      <a:avLst/>
                    </a:prstGeom>
                    <a:noFill/>
                    <a:ln>
                      <a:noFill/>
                    </a:ln>
                  </pic:spPr>
                </pic:pic>
              </a:graphicData>
            </a:graphic>
          </wp:inline>
        </w:drawing>
      </w:r>
      <w:r>
        <w:rPr>
          <w:rFonts w:ascii="Arial" w:hAnsi="Arial" w:cs="Arial" w:hint="eastAsia"/>
          <w:highlight w:val="yellow"/>
        </w:rPr>
        <w:t xml:space="preserve"> </w:t>
      </w:r>
      <w:r>
        <w:rPr>
          <w:rFonts w:ascii="Arial" w:hAnsi="Arial" w:cs="Arial"/>
          <w:noProof/>
          <w:highlight w:val="yellow"/>
        </w:rPr>
        <w:drawing>
          <wp:inline distT="0" distB="0" distL="0" distR="0" wp14:anchorId="3FD990BB" wp14:editId="266EA2B4">
            <wp:extent cx="2880000" cy="1737504"/>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1737504"/>
                    </a:xfrm>
                    <a:prstGeom prst="rect">
                      <a:avLst/>
                    </a:prstGeom>
                    <a:noFill/>
                    <a:ln>
                      <a:noFill/>
                    </a:ln>
                  </pic:spPr>
                </pic:pic>
              </a:graphicData>
            </a:graphic>
          </wp:inline>
        </w:drawing>
      </w:r>
    </w:p>
    <w:p w14:paraId="5F49DABD" w14:textId="7FA9F0A4" w:rsidR="004F3498" w:rsidRDefault="004F3498" w:rsidP="00441599">
      <w:pPr>
        <w:pStyle w:val="a3"/>
        <w:ind w:leftChars="0" w:left="0"/>
        <w:jc w:val="center"/>
        <w:rPr>
          <w:rFonts w:ascii="Arial" w:hAnsi="Arial" w:cs="Arial"/>
          <w:highlight w:val="yellow"/>
        </w:rPr>
      </w:pPr>
      <w:r>
        <w:rPr>
          <w:rFonts w:ascii="Arial" w:hAnsi="Arial" w:cs="Arial"/>
          <w:noProof/>
          <w:highlight w:val="yellow"/>
        </w:rPr>
        <w:drawing>
          <wp:inline distT="0" distB="0" distL="0" distR="0" wp14:anchorId="1AAD3AD5" wp14:editId="1CF7E5C8">
            <wp:extent cx="2880000" cy="1737504"/>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737504"/>
                    </a:xfrm>
                    <a:prstGeom prst="rect">
                      <a:avLst/>
                    </a:prstGeom>
                    <a:noFill/>
                    <a:ln>
                      <a:noFill/>
                    </a:ln>
                  </pic:spPr>
                </pic:pic>
              </a:graphicData>
            </a:graphic>
          </wp:inline>
        </w:drawing>
      </w:r>
      <w:r>
        <w:rPr>
          <w:rFonts w:ascii="Arial" w:hAnsi="Arial" w:cs="Arial" w:hint="eastAsia"/>
          <w:highlight w:val="yellow"/>
        </w:rPr>
        <w:t xml:space="preserve"> </w:t>
      </w:r>
      <w:r>
        <w:rPr>
          <w:rFonts w:ascii="Arial" w:hAnsi="Arial" w:cs="Arial"/>
          <w:noProof/>
          <w:highlight w:val="yellow"/>
        </w:rPr>
        <w:drawing>
          <wp:inline distT="0" distB="0" distL="0" distR="0" wp14:anchorId="2C64E7AC" wp14:editId="1B720156">
            <wp:extent cx="2880000" cy="1737504"/>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1737504"/>
                    </a:xfrm>
                    <a:prstGeom prst="rect">
                      <a:avLst/>
                    </a:prstGeom>
                    <a:noFill/>
                    <a:ln>
                      <a:noFill/>
                    </a:ln>
                  </pic:spPr>
                </pic:pic>
              </a:graphicData>
            </a:graphic>
          </wp:inline>
        </w:drawing>
      </w:r>
    </w:p>
    <w:p w14:paraId="68556AD2" w14:textId="1AE29D6E" w:rsidR="00441599" w:rsidRPr="00A22583" w:rsidRDefault="00441599" w:rsidP="00441599">
      <w:pPr>
        <w:pStyle w:val="a3"/>
        <w:ind w:leftChars="0" w:left="0"/>
        <w:jc w:val="center"/>
        <w:rPr>
          <w:rFonts w:ascii="Arial" w:hAnsi="Arial" w:cs="Arial"/>
        </w:rPr>
      </w:pPr>
      <w:commentRangeStart w:id="3"/>
      <w:r w:rsidRPr="00BC6E42">
        <w:rPr>
          <w:rFonts w:ascii="Arial" w:hAnsi="Arial"/>
        </w:rPr>
        <w:t>Figure 5</w:t>
      </w:r>
      <w:r w:rsidRPr="00A22583">
        <w:rPr>
          <w:rFonts w:ascii="Arial" w:hAnsi="Arial" w:cs="Arial"/>
        </w:rPr>
        <w:t xml:space="preserve">: </w:t>
      </w:r>
      <w:r w:rsidR="00FD637E">
        <w:rPr>
          <w:rFonts w:ascii="Arial" w:hAnsi="Arial" w:cs="Arial"/>
        </w:rPr>
        <w:t>Factors that contribute to temperature correction</w:t>
      </w:r>
      <w:commentRangeEnd w:id="3"/>
      <w:r w:rsidR="00891CCD">
        <w:rPr>
          <w:rStyle w:val="a4"/>
        </w:rPr>
        <w:commentReference w:id="3"/>
      </w:r>
    </w:p>
    <w:p w14:paraId="36FC7E02" w14:textId="0F7AF26A" w:rsidR="00814840" w:rsidRDefault="00814840" w:rsidP="00ED3E0C">
      <w:pPr>
        <w:pStyle w:val="a3"/>
        <w:ind w:leftChars="0" w:left="0" w:firstLineChars="100" w:firstLine="210"/>
        <w:rPr>
          <w:rFonts w:ascii="Arial" w:hAnsi="Arial" w:cs="Arial"/>
          <w:highlight w:val="yellow"/>
        </w:rPr>
      </w:pPr>
    </w:p>
    <w:p w14:paraId="65E1D524" w14:textId="39EAC8E5" w:rsidR="00E36B81" w:rsidRDefault="00E46554" w:rsidP="00ED3E0C">
      <w:pPr>
        <w:pStyle w:val="a3"/>
        <w:ind w:leftChars="0" w:left="0" w:firstLineChars="100" w:firstLine="210"/>
        <w:rPr>
          <w:rFonts w:ascii="Arial" w:hAnsi="Arial" w:cs="Arial"/>
          <w:strike/>
        </w:rPr>
      </w:pPr>
      <w:r w:rsidRPr="00A22583">
        <w:rPr>
          <w:rFonts w:ascii="Arial" w:hAnsi="Arial" w:cs="Arial"/>
        </w:rPr>
        <w:t xml:space="preserve">Figure </w:t>
      </w:r>
      <w:r w:rsidR="008C4202" w:rsidRPr="00A22583">
        <w:rPr>
          <w:rFonts w:ascii="Arial" w:hAnsi="Arial" w:cs="Arial"/>
        </w:rPr>
        <w:t>6</w:t>
      </w:r>
      <w:r w:rsidRPr="00BC6E42">
        <w:rPr>
          <w:rFonts w:ascii="Arial" w:hAnsi="Arial"/>
        </w:rPr>
        <w:t xml:space="preserve"> shows </w:t>
      </w:r>
      <w:r w:rsidR="00C05E81" w:rsidRPr="00BC6E42">
        <w:rPr>
          <w:rFonts w:ascii="Arial" w:hAnsi="Arial"/>
        </w:rPr>
        <w:t xml:space="preserve">the </w:t>
      </w:r>
      <w:r w:rsidRPr="00BC6E42">
        <w:rPr>
          <w:rFonts w:ascii="Arial" w:hAnsi="Arial"/>
        </w:rPr>
        <w:t>Permeate Conductivity from 1</w:t>
      </w:r>
      <w:r w:rsidRPr="00BC6E42">
        <w:rPr>
          <w:rFonts w:ascii="Arial" w:hAnsi="Arial"/>
          <w:vertAlign w:val="superscript"/>
        </w:rPr>
        <w:t>st</w:t>
      </w:r>
      <w:r w:rsidRPr="00BC6E42">
        <w:rPr>
          <w:rFonts w:ascii="Arial" w:hAnsi="Arial"/>
        </w:rPr>
        <w:t xml:space="preserve"> to 3</w:t>
      </w:r>
      <w:r w:rsidRPr="00BC6E42">
        <w:rPr>
          <w:rFonts w:ascii="Arial" w:hAnsi="Arial"/>
          <w:vertAlign w:val="superscript"/>
        </w:rPr>
        <w:t>rd</w:t>
      </w:r>
      <w:r w:rsidRPr="00BC6E42">
        <w:rPr>
          <w:rFonts w:ascii="Arial" w:hAnsi="Arial"/>
        </w:rPr>
        <w:t xml:space="preserve"> and </w:t>
      </w:r>
      <w:r w:rsidR="00C05E81" w:rsidRPr="00BC6E42">
        <w:rPr>
          <w:rFonts w:ascii="Arial" w:hAnsi="Arial"/>
        </w:rPr>
        <w:t xml:space="preserve">the </w:t>
      </w:r>
      <w:r w:rsidR="00891CCD">
        <w:rPr>
          <w:rFonts w:ascii="Arial" w:hAnsi="Arial"/>
        </w:rPr>
        <w:t xml:space="preserve">combined </w:t>
      </w:r>
      <w:r w:rsidRPr="00BC6E42">
        <w:rPr>
          <w:rFonts w:ascii="Arial" w:hAnsi="Arial"/>
        </w:rPr>
        <w:t xml:space="preserve">Permeate Conductivity after April 2022. The trends of </w:t>
      </w:r>
      <w:r w:rsidR="000E33FD" w:rsidRPr="00A22583">
        <w:rPr>
          <w:rFonts w:ascii="Arial" w:hAnsi="Arial" w:cs="Arial"/>
        </w:rPr>
        <w:t xml:space="preserve">the </w:t>
      </w:r>
      <w:r w:rsidRPr="00BC6E42">
        <w:rPr>
          <w:rFonts w:ascii="Arial" w:hAnsi="Arial"/>
        </w:rPr>
        <w:t>Permeate Conductivity from 1</w:t>
      </w:r>
      <w:r w:rsidRPr="00BC6E42">
        <w:rPr>
          <w:rFonts w:ascii="Arial" w:hAnsi="Arial"/>
          <w:vertAlign w:val="superscript"/>
        </w:rPr>
        <w:t>st</w:t>
      </w:r>
      <w:r w:rsidRPr="00BC6E42">
        <w:rPr>
          <w:rFonts w:ascii="Arial" w:hAnsi="Arial"/>
        </w:rPr>
        <w:t xml:space="preserve"> to 3</w:t>
      </w:r>
      <w:r w:rsidRPr="00BC6E42">
        <w:rPr>
          <w:rFonts w:ascii="Arial" w:hAnsi="Arial"/>
          <w:vertAlign w:val="superscript"/>
        </w:rPr>
        <w:t>rd</w:t>
      </w:r>
      <w:r w:rsidRPr="00BC6E42">
        <w:rPr>
          <w:rFonts w:ascii="Arial" w:hAnsi="Arial"/>
        </w:rPr>
        <w:t xml:space="preserve"> </w:t>
      </w:r>
      <w:r w:rsidRPr="00A22583">
        <w:rPr>
          <w:rFonts w:ascii="Arial" w:hAnsi="Arial" w:cs="Arial"/>
        </w:rPr>
        <w:t>fluctuate</w:t>
      </w:r>
      <w:r w:rsidR="000E33FD" w:rsidRPr="00A22583">
        <w:rPr>
          <w:rFonts w:ascii="Arial" w:hAnsi="Arial" w:cs="Arial"/>
        </w:rPr>
        <w:t>d</w:t>
      </w:r>
      <w:r w:rsidRPr="00BC6E42">
        <w:rPr>
          <w:rFonts w:ascii="Arial" w:hAnsi="Arial"/>
        </w:rPr>
        <w:t xml:space="preserve"> from 10 to 20</w:t>
      </w:r>
      <w:r w:rsidR="00492CCA" w:rsidRPr="00BC6E42">
        <w:rPr>
          <w:rFonts w:ascii="Arial" w:hAnsi="Arial"/>
        </w:rPr>
        <w:t xml:space="preserve"> </w:t>
      </w:r>
      <w:proofErr w:type="spellStart"/>
      <w:r w:rsidR="00492CCA" w:rsidRPr="00BC6E42">
        <w:rPr>
          <w:rFonts w:ascii="Arial" w:hAnsi="Arial"/>
        </w:rPr>
        <w:t>u</w:t>
      </w:r>
      <w:r w:rsidR="00AF6AF5">
        <w:rPr>
          <w:rFonts w:ascii="Arial" w:hAnsi="Arial"/>
        </w:rPr>
        <w:t>S</w:t>
      </w:r>
      <w:proofErr w:type="spellEnd"/>
      <w:r w:rsidR="00492CCA" w:rsidRPr="00BC6E42">
        <w:rPr>
          <w:rFonts w:ascii="Arial" w:hAnsi="Arial"/>
        </w:rPr>
        <w:t>/cm</w:t>
      </w:r>
      <w:r w:rsidRPr="00BC6E42">
        <w:rPr>
          <w:rFonts w:ascii="Arial" w:hAnsi="Arial"/>
        </w:rPr>
        <w:t>,</w:t>
      </w:r>
      <w:r w:rsidR="00492CCA" w:rsidRPr="00BC6E42">
        <w:rPr>
          <w:rFonts w:ascii="Arial" w:hAnsi="Arial"/>
        </w:rPr>
        <w:t xml:space="preserve"> 18 to 40 </w:t>
      </w:r>
      <w:proofErr w:type="spellStart"/>
      <w:r w:rsidR="00492CCA" w:rsidRPr="00BC6E42">
        <w:rPr>
          <w:rFonts w:ascii="Arial" w:hAnsi="Arial"/>
        </w:rPr>
        <w:t>u</w:t>
      </w:r>
      <w:r w:rsidR="00AF6AF5">
        <w:rPr>
          <w:rFonts w:ascii="Arial" w:hAnsi="Arial"/>
        </w:rPr>
        <w:t>S</w:t>
      </w:r>
      <w:proofErr w:type="spellEnd"/>
      <w:r w:rsidR="00492CCA" w:rsidRPr="00BC6E42">
        <w:rPr>
          <w:rFonts w:ascii="Arial" w:hAnsi="Arial"/>
        </w:rPr>
        <w:t xml:space="preserve">/cm, and 38 to 120 </w:t>
      </w:r>
      <w:proofErr w:type="spellStart"/>
      <w:r w:rsidR="00492CCA" w:rsidRPr="00BC6E42">
        <w:rPr>
          <w:rFonts w:ascii="Arial" w:hAnsi="Arial"/>
        </w:rPr>
        <w:t>u</w:t>
      </w:r>
      <w:r w:rsidR="00AF6AF5">
        <w:rPr>
          <w:rFonts w:ascii="Arial" w:hAnsi="Arial"/>
        </w:rPr>
        <w:t>S</w:t>
      </w:r>
      <w:proofErr w:type="spellEnd"/>
      <w:r w:rsidR="00492CCA" w:rsidRPr="00BC6E42">
        <w:rPr>
          <w:rFonts w:ascii="Arial" w:hAnsi="Arial"/>
        </w:rPr>
        <w:t xml:space="preserve">/cm, respectively. The trends of </w:t>
      </w:r>
      <w:r w:rsidR="00891CCD">
        <w:rPr>
          <w:rFonts w:ascii="Arial" w:hAnsi="Arial"/>
        </w:rPr>
        <w:t xml:space="preserve">the combined </w:t>
      </w:r>
      <w:r w:rsidR="00492CCA" w:rsidRPr="00BC6E42">
        <w:rPr>
          <w:rFonts w:ascii="Arial" w:hAnsi="Arial"/>
        </w:rPr>
        <w:t xml:space="preserve">Permeate Conductivity </w:t>
      </w:r>
      <w:r w:rsidR="00492CCA" w:rsidRPr="00A22583">
        <w:rPr>
          <w:rFonts w:ascii="Arial" w:hAnsi="Arial" w:cs="Arial"/>
        </w:rPr>
        <w:t>fluctuate</w:t>
      </w:r>
      <w:r w:rsidR="000E33FD" w:rsidRPr="00A22583">
        <w:rPr>
          <w:rFonts w:ascii="Arial" w:hAnsi="Arial" w:cs="Arial"/>
        </w:rPr>
        <w:t>d</w:t>
      </w:r>
      <w:r w:rsidR="00492CCA" w:rsidRPr="00BC6E42">
        <w:rPr>
          <w:rFonts w:ascii="Arial" w:hAnsi="Arial"/>
        </w:rPr>
        <w:t xml:space="preserve"> from </w:t>
      </w:r>
      <w:r w:rsidR="00492CCA" w:rsidRPr="00BC6E42">
        <w:rPr>
          <w:rFonts w:ascii="Arial" w:hAnsi="Arial"/>
        </w:rPr>
        <w:lastRenderedPageBreak/>
        <w:t xml:space="preserve">30 to 65 </w:t>
      </w:r>
      <w:proofErr w:type="spellStart"/>
      <w:r w:rsidR="00492CCA" w:rsidRPr="00BC6E42">
        <w:rPr>
          <w:rFonts w:ascii="Arial" w:hAnsi="Arial"/>
        </w:rPr>
        <w:t>u</w:t>
      </w:r>
      <w:r w:rsidR="00AF6AF5">
        <w:rPr>
          <w:rFonts w:ascii="Arial" w:hAnsi="Arial"/>
        </w:rPr>
        <w:t>S</w:t>
      </w:r>
      <w:proofErr w:type="spellEnd"/>
      <w:r w:rsidR="00492CCA" w:rsidRPr="00BC6E42">
        <w:rPr>
          <w:rFonts w:ascii="Arial" w:hAnsi="Arial"/>
        </w:rPr>
        <w:t>/cm</w:t>
      </w:r>
      <w:r w:rsidR="008C4202" w:rsidRPr="00BC6E42">
        <w:rPr>
          <w:rFonts w:ascii="Arial" w:hAnsi="Arial"/>
        </w:rPr>
        <w:t>.</w:t>
      </w:r>
    </w:p>
    <w:p w14:paraId="124DB5E7" w14:textId="77777777" w:rsidR="006B135E" w:rsidRDefault="006B135E" w:rsidP="00ED3E0C">
      <w:pPr>
        <w:pStyle w:val="a3"/>
        <w:ind w:leftChars="0" w:left="0" w:firstLineChars="100" w:firstLine="210"/>
        <w:rPr>
          <w:rFonts w:ascii="Arial" w:hAnsi="Arial" w:cs="Arial"/>
        </w:rPr>
      </w:pPr>
    </w:p>
    <w:p w14:paraId="052F6C54" w14:textId="4FD11B06" w:rsidR="00181A1F" w:rsidRPr="00DB5D72" w:rsidRDefault="002A7A2E" w:rsidP="00DB5D72">
      <w:pPr>
        <w:pStyle w:val="a3"/>
        <w:ind w:leftChars="0" w:left="0"/>
        <w:rPr>
          <w:rFonts w:ascii="Arial" w:hAnsi="Arial" w:cs="Arial"/>
        </w:rPr>
      </w:pPr>
      <w:r>
        <w:rPr>
          <w:rFonts w:ascii="Arial" w:hAnsi="Arial" w:cs="Arial"/>
          <w:noProof/>
        </w:rPr>
        <w:drawing>
          <wp:inline distT="0" distB="0" distL="0" distR="0" wp14:anchorId="62508611" wp14:editId="5D9B432E">
            <wp:extent cx="6408601" cy="2915392"/>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62540" cy="2939930"/>
                    </a:xfrm>
                    <a:prstGeom prst="rect">
                      <a:avLst/>
                    </a:prstGeom>
                    <a:noFill/>
                    <a:ln>
                      <a:noFill/>
                    </a:ln>
                  </pic:spPr>
                </pic:pic>
              </a:graphicData>
            </a:graphic>
          </wp:inline>
        </w:drawing>
      </w:r>
    </w:p>
    <w:p w14:paraId="5B8C85D3" w14:textId="15905FB6" w:rsidR="00181A1F" w:rsidRDefault="00492CCA" w:rsidP="00492CCA">
      <w:pPr>
        <w:pStyle w:val="a3"/>
        <w:ind w:leftChars="0" w:left="0" w:firstLineChars="100" w:firstLine="210"/>
        <w:jc w:val="center"/>
        <w:rPr>
          <w:rFonts w:ascii="Arial" w:hAnsi="Arial" w:cs="Arial"/>
        </w:rPr>
      </w:pPr>
      <w:r>
        <w:rPr>
          <w:rFonts w:ascii="Arial" w:hAnsi="Arial" w:cs="Arial" w:hint="eastAsia"/>
        </w:rPr>
        <w:t>F</w:t>
      </w:r>
      <w:r>
        <w:rPr>
          <w:rFonts w:ascii="Arial" w:hAnsi="Arial" w:cs="Arial"/>
        </w:rPr>
        <w:t xml:space="preserve">igure </w:t>
      </w:r>
      <w:r w:rsidR="008C4202">
        <w:rPr>
          <w:rFonts w:ascii="Arial" w:hAnsi="Arial" w:cs="Arial"/>
        </w:rPr>
        <w:t>6</w:t>
      </w:r>
      <w:r>
        <w:rPr>
          <w:rFonts w:ascii="Arial" w:hAnsi="Arial" w:cs="Arial"/>
        </w:rPr>
        <w:t xml:space="preserve">: </w:t>
      </w:r>
      <w:r w:rsidR="00EE4072">
        <w:rPr>
          <w:rFonts w:ascii="Arial" w:hAnsi="Arial" w:cs="Arial"/>
        </w:rPr>
        <w:t xml:space="preserve">RO Unit B01 </w:t>
      </w:r>
      <w:r>
        <w:rPr>
          <w:rFonts w:ascii="Arial" w:hAnsi="Arial" w:cs="Arial"/>
        </w:rPr>
        <w:t>Permeate Conductivity</w:t>
      </w:r>
    </w:p>
    <w:p w14:paraId="423788A0" w14:textId="250DBD9F" w:rsidR="00E35496" w:rsidRDefault="00E35496" w:rsidP="00ED3E0C">
      <w:pPr>
        <w:pStyle w:val="a3"/>
        <w:ind w:leftChars="0" w:left="0" w:firstLineChars="100" w:firstLine="210"/>
        <w:rPr>
          <w:rFonts w:ascii="Arial" w:hAnsi="Arial" w:cs="Arial"/>
        </w:rPr>
      </w:pPr>
    </w:p>
    <w:p w14:paraId="6436C0C8" w14:textId="039CFF8E" w:rsidR="00E35496" w:rsidRPr="00A22583" w:rsidRDefault="00E35496" w:rsidP="00ED3E0C">
      <w:pPr>
        <w:pStyle w:val="a3"/>
        <w:ind w:leftChars="0" w:left="0" w:firstLineChars="100" w:firstLine="210"/>
        <w:rPr>
          <w:rFonts w:ascii="Arial" w:hAnsi="Arial" w:cs="Arial"/>
        </w:rPr>
      </w:pPr>
      <w:r w:rsidRPr="00A22583">
        <w:rPr>
          <w:rFonts w:ascii="Arial" w:hAnsi="Arial" w:cs="Arial"/>
        </w:rPr>
        <w:t xml:space="preserve">The </w:t>
      </w:r>
      <w:r w:rsidR="00DC08B4" w:rsidRPr="00A22583">
        <w:rPr>
          <w:rFonts w:ascii="Arial" w:hAnsi="Arial" w:cs="Arial"/>
        </w:rPr>
        <w:t>t</w:t>
      </w:r>
      <w:r w:rsidRPr="00A22583">
        <w:rPr>
          <w:rFonts w:ascii="Arial" w:hAnsi="Arial" w:cs="Arial"/>
        </w:rPr>
        <w:t xml:space="preserve">emperature correction data for the Salt Passage were </w:t>
      </w:r>
      <w:r w:rsidR="003018F5">
        <w:rPr>
          <w:rFonts w:ascii="Arial" w:hAnsi="Arial" w:cs="Arial"/>
        </w:rPr>
        <w:t>given</w:t>
      </w:r>
      <w:r w:rsidRPr="00A22583">
        <w:rPr>
          <w:rFonts w:ascii="Arial" w:hAnsi="Arial" w:cs="Arial"/>
        </w:rPr>
        <w:t xml:space="preserve"> </w:t>
      </w:r>
      <w:r w:rsidR="00F34BE8">
        <w:rPr>
          <w:rFonts w:ascii="Arial" w:hAnsi="Arial" w:cs="Arial"/>
        </w:rPr>
        <w:t xml:space="preserve">by </w:t>
      </w:r>
      <w:r w:rsidRPr="00A22583">
        <w:rPr>
          <w:rFonts w:ascii="Arial" w:hAnsi="Arial" w:cs="Arial"/>
        </w:rPr>
        <w:t xml:space="preserve">the </w:t>
      </w:r>
      <w:r w:rsidR="00DC08B4" w:rsidRPr="00A22583">
        <w:rPr>
          <w:rFonts w:ascii="Arial" w:hAnsi="Arial" w:cs="Arial"/>
        </w:rPr>
        <w:t>formula</w:t>
      </w:r>
      <w:r w:rsidRPr="00A22583">
        <w:rPr>
          <w:rFonts w:ascii="Arial" w:hAnsi="Arial" w:cs="Arial"/>
        </w:rPr>
        <w:t xml:space="preserve"> below.</w:t>
      </w:r>
      <w:r w:rsidRPr="00A22583">
        <w:rPr>
          <w:rFonts w:ascii="Arial" w:hAnsi="Arial" w:cs="Arial" w:hint="eastAsia"/>
        </w:rPr>
        <w:t xml:space="preserve"> </w:t>
      </w:r>
      <w:commentRangeStart w:id="4"/>
      <w:r w:rsidRPr="00A22583">
        <w:rPr>
          <w:rFonts w:ascii="Arial" w:hAnsi="Arial" w:cs="Arial"/>
        </w:rPr>
        <w:t xml:space="preserve">Since the </w:t>
      </w:r>
      <w:r w:rsidR="005B3FEE">
        <w:rPr>
          <w:rFonts w:ascii="Arial" w:hAnsi="Arial" w:cs="Arial"/>
        </w:rPr>
        <w:t xml:space="preserve">specific </w:t>
      </w:r>
      <w:r w:rsidR="00DC08B4" w:rsidRPr="00A22583">
        <w:rPr>
          <w:rFonts w:ascii="Arial" w:hAnsi="Arial" w:cs="Arial"/>
        </w:rPr>
        <w:t xml:space="preserve">formula </w:t>
      </w:r>
      <w:r w:rsidR="00923CE0" w:rsidRPr="00A22583">
        <w:rPr>
          <w:rFonts w:ascii="Arial" w:hAnsi="Arial" w:cs="Arial"/>
        </w:rPr>
        <w:t xml:space="preserve">was not </w:t>
      </w:r>
      <w:r w:rsidR="005B3FEE">
        <w:rPr>
          <w:rFonts w:ascii="Arial" w:hAnsi="Arial" w:cs="Arial"/>
        </w:rPr>
        <w:t>clear</w:t>
      </w:r>
      <w:r w:rsidR="00923CE0" w:rsidRPr="00A22583">
        <w:rPr>
          <w:rFonts w:ascii="Arial" w:hAnsi="Arial" w:cs="Arial"/>
        </w:rPr>
        <w:t xml:space="preserve">, we calculated </w:t>
      </w:r>
      <w:r w:rsidR="005C429F">
        <w:rPr>
          <w:rFonts w:ascii="Arial" w:hAnsi="Arial" w:cs="Arial"/>
        </w:rPr>
        <w:t>with</w:t>
      </w:r>
      <w:r w:rsidR="00923CE0" w:rsidRPr="00A22583">
        <w:rPr>
          <w:rFonts w:ascii="Arial" w:hAnsi="Arial" w:cs="Arial"/>
        </w:rPr>
        <w:t xml:space="preserve"> formula</w:t>
      </w:r>
      <w:r w:rsidR="00B435BA">
        <w:rPr>
          <w:rFonts w:ascii="Arial" w:hAnsi="Arial" w:cs="Arial"/>
        </w:rPr>
        <w:t xml:space="preserve"> in common</w:t>
      </w:r>
      <w:r w:rsidR="00923CE0" w:rsidRPr="00A22583">
        <w:rPr>
          <w:rFonts w:ascii="Arial" w:hAnsi="Arial" w:cs="Arial"/>
        </w:rPr>
        <w:t xml:space="preserve">. </w:t>
      </w:r>
      <w:commentRangeEnd w:id="4"/>
      <w:r w:rsidR="00891CCD">
        <w:rPr>
          <w:rStyle w:val="a4"/>
        </w:rPr>
        <w:commentReference w:id="4"/>
      </w:r>
      <w:r w:rsidR="00891CCD">
        <w:rPr>
          <w:rFonts w:ascii="Arial" w:hAnsi="Arial" w:cs="Arial"/>
        </w:rPr>
        <w:t>Salt Passage was</w:t>
      </w:r>
      <w:r w:rsidR="00923CE0" w:rsidRPr="00A22583">
        <w:rPr>
          <w:rFonts w:ascii="Arial" w:hAnsi="Arial" w:cs="Arial"/>
        </w:rPr>
        <w:t xml:space="preserve"> </w:t>
      </w:r>
      <w:r w:rsidRPr="00A22583">
        <w:rPr>
          <w:rFonts w:ascii="Arial" w:hAnsi="Arial" w:cs="Arial"/>
        </w:rPr>
        <w:t xml:space="preserve">calculated in terms of </w:t>
      </w:r>
      <w:r w:rsidR="00923CE0" w:rsidRPr="00A22583">
        <w:rPr>
          <w:rFonts w:ascii="Arial" w:hAnsi="Arial" w:cs="Arial"/>
        </w:rPr>
        <w:t xml:space="preserve">Permeate Flow Rate, </w:t>
      </w:r>
      <w:r w:rsidR="00FB6697" w:rsidRPr="00A22583">
        <w:rPr>
          <w:rFonts w:ascii="Arial" w:hAnsi="Arial" w:cs="Arial"/>
        </w:rPr>
        <w:t xml:space="preserve">Salt Transport </w:t>
      </w:r>
      <w:r w:rsidRPr="00A22583">
        <w:rPr>
          <w:rFonts w:ascii="Arial" w:hAnsi="Arial" w:cs="Arial"/>
        </w:rPr>
        <w:t>Temperature Correction Factor (</w:t>
      </w:r>
      <m:oMath>
        <m:r>
          <w:rPr>
            <w:rFonts w:ascii="Cambria Math" w:hAnsi="Cambria Math" w:cs="Arial"/>
          </w:rPr>
          <m:t>STCF</m:t>
        </m:r>
      </m:oMath>
      <w:r w:rsidRPr="00A22583">
        <w:rPr>
          <w:rFonts w:ascii="Arial" w:hAnsi="Arial" w:cs="Arial"/>
        </w:rPr>
        <w:t>)</w:t>
      </w:r>
      <w:r w:rsidR="00923CE0" w:rsidRPr="00A22583">
        <w:rPr>
          <w:rFonts w:ascii="Arial" w:hAnsi="Arial" w:cs="Arial"/>
        </w:rPr>
        <w:t xml:space="preserve">, Permeate Concentration </w:t>
      </w:r>
      <w:r w:rsidRPr="00A22583">
        <w:rPr>
          <w:rFonts w:ascii="Arial" w:hAnsi="Arial" w:cs="Arial"/>
        </w:rPr>
        <w:t xml:space="preserve">and </w:t>
      </w:r>
      <w:r w:rsidR="00A460F5">
        <w:rPr>
          <w:rFonts w:ascii="Arial" w:hAnsi="Arial" w:cs="Arial"/>
        </w:rPr>
        <w:t xml:space="preserve">apparent </w:t>
      </w:r>
      <w:r w:rsidR="00863675">
        <w:rPr>
          <w:rFonts w:ascii="Arial" w:hAnsi="Arial" w:cs="Arial"/>
        </w:rPr>
        <w:t xml:space="preserve">concentration </w:t>
      </w:r>
      <w:r w:rsidR="000C33D7">
        <w:rPr>
          <w:rFonts w:ascii="Arial" w:hAnsi="Arial" w:cs="Arial"/>
        </w:rPr>
        <w:t>of</w:t>
      </w:r>
      <w:r w:rsidR="00794340">
        <w:rPr>
          <w:rFonts w:ascii="Arial" w:hAnsi="Arial" w:cs="Arial"/>
        </w:rPr>
        <w:t xml:space="preserve"> the</w:t>
      </w:r>
      <w:r w:rsidR="00863675">
        <w:rPr>
          <w:rFonts w:ascii="Arial" w:hAnsi="Arial" w:cs="Arial"/>
        </w:rPr>
        <w:t xml:space="preserve"> </w:t>
      </w:r>
      <w:r w:rsidR="00E264D6">
        <w:rPr>
          <w:rFonts w:ascii="Arial" w:hAnsi="Arial" w:cs="Arial"/>
        </w:rPr>
        <w:t xml:space="preserve">RO </w:t>
      </w:r>
      <w:r w:rsidR="00235413">
        <w:rPr>
          <w:rFonts w:ascii="Arial" w:hAnsi="Arial" w:cs="Arial"/>
        </w:rPr>
        <w:t xml:space="preserve">feed within </w:t>
      </w:r>
      <w:r w:rsidR="001977EF">
        <w:rPr>
          <w:rFonts w:ascii="Arial" w:hAnsi="Arial" w:cs="Arial"/>
        </w:rPr>
        <w:t xml:space="preserve">the RO </w:t>
      </w:r>
      <w:r w:rsidR="00E264D6">
        <w:rPr>
          <w:rFonts w:ascii="Arial" w:hAnsi="Arial" w:cs="Arial"/>
        </w:rPr>
        <w:t xml:space="preserve">vessel </w:t>
      </w:r>
      <w:r w:rsidR="001977EF">
        <w:rPr>
          <w:rFonts w:ascii="Arial" w:hAnsi="Arial" w:cs="Arial"/>
        </w:rPr>
        <w:t>(</w:t>
      </w:r>
      <w:r w:rsidR="00923CE0" w:rsidRPr="00A22583">
        <w:rPr>
          <w:rFonts w:ascii="Arial" w:hAnsi="Arial" w:cs="Arial"/>
        </w:rPr>
        <w:t>Feed</w:t>
      </w:r>
      <w:r w:rsidR="00873384">
        <w:rPr>
          <w:rFonts w:ascii="Arial" w:hAnsi="Arial" w:cs="Arial"/>
        </w:rPr>
        <w:t>-</w:t>
      </w:r>
      <w:r w:rsidR="00923CE0" w:rsidRPr="00A22583">
        <w:rPr>
          <w:rFonts w:ascii="Arial" w:hAnsi="Arial" w:cs="Arial"/>
        </w:rPr>
        <w:t>Brine Concentration</w:t>
      </w:r>
      <w:r w:rsidR="001977EF">
        <w:rPr>
          <w:rFonts w:ascii="Arial" w:hAnsi="Arial" w:cs="Arial"/>
        </w:rPr>
        <w:t>)</w:t>
      </w:r>
      <w:r w:rsidRPr="00A22583">
        <w:rPr>
          <w:rFonts w:ascii="Arial" w:hAnsi="Arial" w:cs="Arial"/>
        </w:rPr>
        <w:t>.</w:t>
      </w:r>
      <w:r w:rsidR="00923CE0" w:rsidRPr="00A22583">
        <w:rPr>
          <w:rFonts w:ascii="Arial" w:hAnsi="Arial" w:cs="Arial"/>
        </w:rPr>
        <w:t xml:space="preserve"> </w:t>
      </w:r>
      <w:r w:rsidR="00FB6697" w:rsidRPr="00A22583">
        <w:rPr>
          <w:rFonts w:ascii="Arial" w:hAnsi="Arial" w:cs="Arial"/>
        </w:rPr>
        <w:t xml:space="preserve">In this calculation, </w:t>
      </w:r>
      <m:oMath>
        <m:r>
          <w:rPr>
            <w:rFonts w:ascii="Cambria Math" w:hAnsi="Cambria Math" w:cs="Arial"/>
          </w:rPr>
          <m:t>F</m:t>
        </m:r>
      </m:oMath>
      <w:r w:rsidR="00FB6697" w:rsidRPr="00A22583">
        <w:rPr>
          <w:rFonts w:ascii="Arial" w:hAnsi="Arial" w:cs="Arial"/>
        </w:rPr>
        <w:t xml:space="preserve"> is used </w:t>
      </w:r>
      <w:r w:rsidR="00AF6AF5">
        <w:rPr>
          <w:rFonts w:ascii="Arial" w:hAnsi="Arial" w:cs="Arial"/>
        </w:rPr>
        <w:t>as a substitute</w:t>
      </w:r>
      <w:r w:rsidR="00FB6697" w:rsidRPr="00A22583">
        <w:rPr>
          <w:rFonts w:ascii="Arial" w:hAnsi="Arial" w:cs="Arial"/>
        </w:rPr>
        <w:t xml:space="preserve"> of </w:t>
      </w:r>
      <m:oMath>
        <m:r>
          <w:rPr>
            <w:rFonts w:ascii="Cambria Math" w:hAnsi="Cambria Math" w:cs="Arial"/>
          </w:rPr>
          <m:t>STCF</m:t>
        </m:r>
      </m:oMath>
      <w:r w:rsidR="00FB6697" w:rsidRPr="00A22583">
        <w:rPr>
          <w:rFonts w:ascii="Arial" w:hAnsi="Arial" w:cs="Arial"/>
        </w:rPr>
        <w:t>.</w:t>
      </w:r>
    </w:p>
    <w:p w14:paraId="339D0BCE" w14:textId="2A7F3285" w:rsidR="00FB6697" w:rsidRPr="00AF6AF5" w:rsidRDefault="00FB6697" w:rsidP="00FB6697">
      <w:pPr>
        <w:pStyle w:val="a3"/>
        <w:ind w:leftChars="0" w:left="0"/>
        <w:rPr>
          <w:rFonts w:ascii="Arial" w:hAnsi="Arial" w:cs="Arial"/>
        </w:rPr>
      </w:pPr>
    </w:p>
    <w:p w14:paraId="64E7378F" w14:textId="77777777" w:rsidR="001C4753" w:rsidRDefault="001C4753" w:rsidP="001C4753">
      <w:pPr>
        <w:pStyle w:val="a3"/>
        <w:ind w:leftChars="0" w:left="0"/>
        <w:rPr>
          <w:rFonts w:ascii="Arial" w:hAnsi="Arial" w:cs="Arial"/>
        </w:rPr>
      </w:pPr>
      <w:r>
        <w:rPr>
          <w:rFonts w:ascii="Arial" w:hAnsi="Arial" w:cs="Arial"/>
        </w:rPr>
        <w:t xml:space="preserve">Normalized Salt Passage </w:t>
      </w:r>
      <m:oMath>
        <m:acc>
          <m:accPr>
            <m:ctrlPr>
              <w:rPr>
                <w:rFonts w:ascii="Cambria Math" w:hAnsi="Cambria Math" w:cs="Arial"/>
                <w:i/>
              </w:rPr>
            </m:ctrlPr>
          </m:accPr>
          <m:e>
            <m:r>
              <w:rPr>
                <w:rFonts w:ascii="Cambria Math" w:hAnsi="Cambria Math" w:cs="Arial"/>
              </w:rPr>
              <m:t>SP</m:t>
            </m:r>
          </m:e>
        </m:acc>
        <m:r>
          <w:rPr>
            <w:rFonts w:ascii="Cambria Math" w:hAnsi="Cambria Math" w:cs="Arial"/>
          </w:rPr>
          <m:t>(t) [%]</m:t>
        </m:r>
      </m:oMath>
      <w:r>
        <w:rPr>
          <w:rFonts w:ascii="Arial" w:hAnsi="Arial" w:cs="Arial"/>
        </w:rPr>
        <w:t xml:space="preserve"> is given by </w:t>
      </w:r>
      <w:proofErr w:type="gramStart"/>
      <w:r>
        <w:rPr>
          <w:rFonts w:ascii="Arial" w:hAnsi="Arial" w:cs="Arial"/>
        </w:rPr>
        <w:t>Eqs.(</w:t>
      </w:r>
      <w:proofErr w:type="gramEnd"/>
      <w:r>
        <w:rPr>
          <w:rFonts w:ascii="Arial" w:hAnsi="Arial" w:cs="Arial"/>
        </w:rPr>
        <w:t>2) and (3).</w:t>
      </w:r>
    </w:p>
    <w:p w14:paraId="154B512D" w14:textId="72E2D4D2" w:rsidR="001C4753" w:rsidRPr="00524F5F" w:rsidRDefault="00B425E9" w:rsidP="001C4753">
      <w:pPr>
        <w:pStyle w:val="a3"/>
        <w:ind w:leftChars="0" w:left="0"/>
        <w:rPr>
          <w:rFonts w:ascii="Arial" w:hAnsi="Arial" w:cs="Arial"/>
        </w:rPr>
      </w:pPr>
      <m:oMathPara>
        <m:oMath>
          <m:eqArr>
            <m:eqArrPr>
              <m:maxDist m:val="1"/>
              <m:ctrlPr>
                <w:rPr>
                  <w:rFonts w:ascii="Cambria Math" w:hAnsi="Cambria Math" w:cs="Arial"/>
                  <w:i/>
                </w:rPr>
              </m:ctrlPr>
            </m:eqArrPr>
            <m:e>
              <m:acc>
                <m:accPr>
                  <m:ctrlPr>
                    <w:rPr>
                      <w:rFonts w:ascii="Cambria Math" w:hAnsi="Cambria Math" w:cs="Arial"/>
                      <w:i/>
                    </w:rPr>
                  </m:ctrlPr>
                </m:accPr>
                <m:e>
                  <m:r>
                    <w:rPr>
                      <w:rFonts w:ascii="Cambria Math" w:hAnsi="Cambria Math" w:cs="Arial"/>
                    </w:rPr>
                    <m:t>SP</m:t>
                  </m:r>
                </m:e>
              </m:acc>
              <m:d>
                <m:dPr>
                  <m:ctrlPr>
                    <w:rPr>
                      <w:rFonts w:ascii="Cambria Math" w:hAnsi="Cambria Math" w:cs="Arial"/>
                      <w:i/>
                    </w:rPr>
                  </m:ctrlPr>
                </m:dPr>
                <m:e>
                  <m:r>
                    <w:rPr>
                      <w:rFonts w:ascii="Cambria Math" w:hAnsi="Cambria Math" w:cs="Arial"/>
                    </w:rPr>
                    <m:t>t</m:t>
                  </m:r>
                </m:e>
              </m:d>
              <m:r>
                <w:rPr>
                  <w:rFonts w:ascii="Cambria Math" w:hAnsi="Cambria Math" w:cs="Arial"/>
                </w:rPr>
                <m:t>=SP</m:t>
              </m:r>
              <m:d>
                <m:dPr>
                  <m:ctrlPr>
                    <w:rPr>
                      <w:rFonts w:ascii="Cambria Math" w:hAnsi="Cambria Math" w:cs="Arial"/>
                      <w:i/>
                    </w:rPr>
                  </m:ctrlPr>
                </m:dPr>
                <m:e>
                  <m:r>
                    <w:rPr>
                      <w:rFonts w:ascii="Cambria Math" w:hAnsi="Cambria Math" w:cs="Arial"/>
                    </w:rPr>
                    <m:t>t</m:t>
                  </m:r>
                </m:e>
              </m:d>
              <m:r>
                <w:rPr>
                  <w:rFonts w:ascii="Cambria Math" w:hAnsi="Cambria Math" w:cs="Arial"/>
                </w:rPr>
                <m:t>×</m:t>
              </m:r>
              <m:f>
                <m:fPr>
                  <m:ctrlPr>
                    <w:rPr>
                      <w:rFonts w:ascii="Cambria Math" w:hAnsi="Cambria Math" w:cs="Arial"/>
                      <w:i/>
                    </w:rPr>
                  </m:ctrlPr>
                </m:fPr>
                <m:num>
                  <m:r>
                    <w:rPr>
                      <w:rFonts w:ascii="Cambria Math" w:hAnsi="Cambria Math" w:cs="Arial"/>
                    </w:rPr>
                    <m:t>EPF</m:t>
                  </m:r>
                  <m:d>
                    <m:dPr>
                      <m:ctrlPr>
                        <w:rPr>
                          <w:rFonts w:ascii="Cambria Math" w:hAnsi="Cambria Math" w:cs="Arial"/>
                          <w:i/>
                        </w:rPr>
                      </m:ctrlPr>
                    </m:dPr>
                    <m:e>
                      <m:r>
                        <w:rPr>
                          <w:rFonts w:ascii="Cambria Math" w:hAnsi="Cambria Math" w:cs="Arial"/>
                        </w:rPr>
                        <m:t>t</m:t>
                      </m:r>
                    </m:e>
                  </m:d>
                </m:num>
                <m:den>
                  <m:r>
                    <w:rPr>
                      <w:rFonts w:ascii="Cambria Math" w:hAnsi="Cambria Math" w:cs="Arial"/>
                    </w:rPr>
                    <m:t>EPF</m:t>
                  </m:r>
                  <m:d>
                    <m:dPr>
                      <m:ctrlPr>
                        <w:rPr>
                          <w:rFonts w:ascii="Cambria Math" w:hAnsi="Cambria Math" w:cs="Arial"/>
                          <w:i/>
                        </w:rPr>
                      </m:ctrlPr>
                    </m:dPr>
                    <m:e>
                      <m:r>
                        <w:rPr>
                          <w:rFonts w:ascii="Cambria Math" w:hAnsi="Cambria Math" w:cs="Arial"/>
                        </w:rPr>
                        <m:t>t=</m:t>
                      </m:r>
                      <m:r>
                        <m:rPr>
                          <m:sty m:val="p"/>
                        </m:rPr>
                        <w:rPr>
                          <w:rFonts w:ascii="Cambria Math" w:hAnsi="Cambria Math" w:cs="Arial"/>
                        </w:rPr>
                        <m:t>ref</m:t>
                      </m:r>
                    </m:e>
                  </m:d>
                </m:den>
              </m:f>
              <m:r>
                <w:rPr>
                  <w:rFonts w:ascii="Cambria Math" w:hAnsi="Cambria Math" w:cs="Arial"/>
                </w:rPr>
                <m:t>×</m:t>
              </m:r>
              <m:f>
                <m:fPr>
                  <m:ctrlPr>
                    <w:rPr>
                      <w:rFonts w:ascii="Cambria Math" w:hAnsi="Cambria Math" w:cs="Arial"/>
                      <w:i/>
                    </w:rPr>
                  </m:ctrlPr>
                </m:fPr>
                <m:num>
                  <m:r>
                    <w:rPr>
                      <w:rFonts w:ascii="Cambria Math" w:hAnsi="Cambria Math" w:cs="Arial"/>
                    </w:rPr>
                    <m:t>STCF</m:t>
                  </m:r>
                  <m:d>
                    <m:dPr>
                      <m:ctrlPr>
                        <w:rPr>
                          <w:rFonts w:ascii="Cambria Math" w:hAnsi="Cambria Math" w:cs="Arial"/>
                          <w:i/>
                        </w:rPr>
                      </m:ctrlPr>
                    </m:dPr>
                    <m:e>
                      <m:r>
                        <w:rPr>
                          <w:rFonts w:ascii="Cambria Math" w:hAnsi="Cambria Math" w:cs="Arial"/>
                        </w:rPr>
                        <m:t>t=</m:t>
                      </m:r>
                      <m:r>
                        <m:rPr>
                          <m:sty m:val="p"/>
                        </m:rPr>
                        <w:rPr>
                          <w:rFonts w:ascii="Cambria Math" w:hAnsi="Cambria Math" w:cs="Arial"/>
                        </w:rPr>
                        <m:t>ref</m:t>
                      </m:r>
                    </m:e>
                  </m:d>
                </m:num>
                <m:den>
                  <m:r>
                    <w:rPr>
                      <w:rFonts w:ascii="Cambria Math" w:hAnsi="Cambria Math" w:cs="Arial"/>
                    </w:rPr>
                    <m:t>STCF</m:t>
                  </m:r>
                  <m:d>
                    <m:dPr>
                      <m:ctrlPr>
                        <w:rPr>
                          <w:rFonts w:ascii="Cambria Math" w:hAnsi="Cambria Math" w:cs="Arial"/>
                          <w:i/>
                        </w:rPr>
                      </m:ctrlPr>
                    </m:dPr>
                    <m:e>
                      <m:r>
                        <w:rPr>
                          <w:rFonts w:ascii="Cambria Math" w:hAnsi="Cambria Math" w:cs="Arial"/>
                        </w:rPr>
                        <m:t>t</m:t>
                      </m:r>
                    </m:e>
                  </m:d>
                </m:den>
              </m:f>
              <m:r>
                <w:rPr>
                  <w:rFonts w:ascii="Cambria Math" w:hAnsi="Cambria Math" w:cs="Arial"/>
                </w:rPr>
                <m:t>=SP</m:t>
              </m:r>
              <m:d>
                <m:dPr>
                  <m:ctrlPr>
                    <w:rPr>
                      <w:rFonts w:ascii="Cambria Math" w:hAnsi="Cambria Math" w:cs="Arial"/>
                      <w:i/>
                    </w:rPr>
                  </m:ctrlPr>
                </m:dPr>
                <m:e>
                  <m:r>
                    <w:rPr>
                      <w:rFonts w:ascii="Cambria Math" w:hAnsi="Cambria Math" w:cs="Arial"/>
                    </w:rPr>
                    <m:t>t</m:t>
                  </m:r>
                </m:e>
              </m:d>
              <m:r>
                <w:rPr>
                  <w:rFonts w:ascii="Cambria Math" w:hAnsi="Cambria Math" w:cs="Arial"/>
                </w:rPr>
                <m:t>×</m:t>
              </m:r>
              <m:f>
                <m:fPr>
                  <m:ctrlPr>
                    <w:rPr>
                      <w:rFonts w:ascii="Cambria Math" w:hAnsi="Cambria Math" w:cs="Arial"/>
                      <w:i/>
                    </w:rPr>
                  </m:ctrlPr>
                </m:fPr>
                <m:num>
                  <m:r>
                    <w:rPr>
                      <w:rFonts w:ascii="Cambria Math" w:hAnsi="Cambria Math" w:cs="Arial"/>
                    </w:rPr>
                    <m:t>EPF</m:t>
                  </m:r>
                  <m:d>
                    <m:dPr>
                      <m:ctrlPr>
                        <w:rPr>
                          <w:rFonts w:ascii="Cambria Math" w:hAnsi="Cambria Math" w:cs="Arial"/>
                          <w:i/>
                        </w:rPr>
                      </m:ctrlPr>
                    </m:dPr>
                    <m:e>
                      <m:r>
                        <w:rPr>
                          <w:rFonts w:ascii="Cambria Math" w:hAnsi="Cambria Math" w:cs="Arial"/>
                        </w:rPr>
                        <m:t>t</m:t>
                      </m:r>
                    </m:e>
                  </m:d>
                </m:num>
                <m:den>
                  <m:r>
                    <w:rPr>
                      <w:rFonts w:ascii="Cambria Math" w:hAnsi="Cambria Math" w:cs="Arial"/>
                    </w:rPr>
                    <m:t>EPF</m:t>
                  </m:r>
                  <m:d>
                    <m:dPr>
                      <m:ctrlPr>
                        <w:rPr>
                          <w:rFonts w:ascii="Cambria Math" w:hAnsi="Cambria Math" w:cs="Arial"/>
                          <w:i/>
                        </w:rPr>
                      </m:ctrlPr>
                    </m:dPr>
                    <m:e>
                      <m:r>
                        <w:rPr>
                          <w:rFonts w:ascii="Cambria Math" w:hAnsi="Cambria Math" w:cs="Arial"/>
                        </w:rPr>
                        <m:t>t=</m:t>
                      </m:r>
                      <m:r>
                        <m:rPr>
                          <m:sty m:val="p"/>
                        </m:rPr>
                        <w:rPr>
                          <w:rFonts w:ascii="Cambria Math" w:hAnsi="Cambria Math" w:cs="Arial"/>
                        </w:rPr>
                        <m:t>ref</m:t>
                      </m:r>
                    </m:e>
                  </m:d>
                </m:den>
              </m:f>
              <m:r>
                <w:rPr>
                  <w:rFonts w:ascii="Cambria Math" w:hAnsi="Cambria Math" w:cs="Arial"/>
                </w:rPr>
                <m:t>×</m:t>
              </m:r>
              <m:f>
                <m:fPr>
                  <m:ctrlPr>
                    <w:rPr>
                      <w:rFonts w:ascii="Cambria Math" w:hAnsi="Cambria Math" w:cs="Arial"/>
                      <w:i/>
                    </w:rPr>
                  </m:ctrlPr>
                </m:fPr>
                <m:num>
                  <m:r>
                    <w:rPr>
                      <w:rFonts w:ascii="Cambria Math" w:hAnsi="Cambria Math" w:cs="Arial"/>
                    </w:rPr>
                    <m:t>F</m:t>
                  </m:r>
                  <m:d>
                    <m:dPr>
                      <m:ctrlPr>
                        <w:rPr>
                          <w:rFonts w:ascii="Cambria Math" w:hAnsi="Cambria Math" w:cs="Arial"/>
                          <w:i/>
                        </w:rPr>
                      </m:ctrlPr>
                    </m:dPr>
                    <m:e>
                      <m:r>
                        <w:rPr>
                          <w:rFonts w:ascii="Cambria Math" w:hAnsi="Cambria Math" w:cs="Arial"/>
                        </w:rPr>
                        <m:t>t=</m:t>
                      </m:r>
                      <m:r>
                        <m:rPr>
                          <m:sty m:val="p"/>
                        </m:rPr>
                        <w:rPr>
                          <w:rFonts w:ascii="Cambria Math" w:hAnsi="Cambria Math" w:cs="Arial"/>
                        </w:rPr>
                        <m:t>ref</m:t>
                      </m:r>
                    </m:e>
                  </m:d>
                </m:num>
                <m:den>
                  <m:r>
                    <w:rPr>
                      <w:rFonts w:ascii="Cambria Math" w:hAnsi="Cambria Math" w:cs="Arial"/>
                    </w:rPr>
                    <m:t>F</m:t>
                  </m:r>
                  <m:d>
                    <m:dPr>
                      <m:ctrlPr>
                        <w:rPr>
                          <w:rFonts w:ascii="Cambria Math" w:hAnsi="Cambria Math" w:cs="Arial"/>
                          <w:i/>
                        </w:rPr>
                      </m:ctrlPr>
                    </m:dPr>
                    <m:e>
                      <m:r>
                        <w:rPr>
                          <w:rFonts w:ascii="Cambria Math" w:hAnsi="Cambria Math" w:cs="Arial"/>
                        </w:rPr>
                        <m:t>t</m:t>
                      </m:r>
                    </m:e>
                  </m:d>
                </m:den>
              </m:f>
              <m:r>
                <w:rPr>
                  <w:rFonts w:ascii="Cambria Math" w:hAnsi="Cambria Math" w:cs="Arial"/>
                </w:rPr>
                <m:t>#(2)</m:t>
              </m:r>
              <m:ctrlPr>
                <w:rPr>
                  <w:rFonts w:ascii="Cambria Math" w:eastAsia="Cambria Math" w:hAnsi="Cambria Math" w:cs="Cambria Math"/>
                  <w:i/>
                </w:rPr>
              </m:ctrlPr>
            </m:e>
            <m:e>
              <m:ctrlPr>
                <w:rPr>
                  <w:rFonts w:ascii="Cambria Math" w:eastAsia="Cambria Math" w:hAnsi="Cambria Math" w:cs="Cambria Math"/>
                  <w:i/>
                </w:rPr>
              </m:ctrlPr>
            </m:e>
            <m:e>
              <m:r>
                <w:rPr>
                  <w:rFonts w:ascii="Cambria Math" w:hAnsi="Cambria Math" w:cs="Arial"/>
                </w:rPr>
                <m:t>SP=</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C</m:t>
                      </m:r>
                    </m:e>
                    <m:sub>
                      <m:r>
                        <m:rPr>
                          <m:sty m:val="p"/>
                        </m:rPr>
                        <w:rPr>
                          <w:rFonts w:ascii="Cambria Math" w:hAnsi="Cambria Math" w:cs="Arial"/>
                        </w:rPr>
                        <m:t>perm</m:t>
                      </m:r>
                    </m:sub>
                  </m:sSub>
                </m:num>
                <m:den>
                  <m:sSub>
                    <m:sSubPr>
                      <m:ctrlPr>
                        <w:rPr>
                          <w:rFonts w:ascii="Cambria Math" w:hAnsi="Cambria Math" w:cs="Arial"/>
                          <w:i/>
                        </w:rPr>
                      </m:ctrlPr>
                    </m:sSubPr>
                    <m:e>
                      <m:r>
                        <w:rPr>
                          <w:rFonts w:ascii="Cambria Math" w:hAnsi="Cambria Math" w:cs="Arial"/>
                        </w:rPr>
                        <m:t>C</m:t>
                      </m:r>
                    </m:e>
                    <m:sub>
                      <m:r>
                        <m:rPr>
                          <m:sty m:val="p"/>
                        </m:rPr>
                        <w:rPr>
                          <w:rFonts w:ascii="Cambria Math" w:hAnsi="Cambria Math" w:cs="Arial"/>
                        </w:rPr>
                        <m:t>fb</m:t>
                      </m:r>
                    </m:sub>
                  </m:sSub>
                </m:den>
              </m:f>
              <m:r>
                <w:rPr>
                  <w:rFonts w:ascii="Cambria Math" w:hAnsi="Cambria Math" w:cs="Arial"/>
                </w:rPr>
                <m:t>#(3)</m:t>
              </m:r>
            </m:e>
          </m:eqArr>
        </m:oMath>
      </m:oMathPara>
    </w:p>
    <w:p w14:paraId="0575F83A" w14:textId="48F7CF62" w:rsidR="001C4753" w:rsidRDefault="001C4753" w:rsidP="001C4753">
      <w:pPr>
        <w:rPr>
          <w:rFonts w:ascii="Arial" w:hAnsi="Arial" w:cs="Arial"/>
        </w:rPr>
      </w:pPr>
      <w:r>
        <w:rPr>
          <w:rFonts w:ascii="Arial" w:hAnsi="Arial" w:cs="Arial" w:hint="eastAsia"/>
        </w:rPr>
        <w:t>H</w:t>
      </w:r>
      <w:r>
        <w:rPr>
          <w:rFonts w:ascii="Arial" w:hAnsi="Arial" w:cs="Arial"/>
        </w:rPr>
        <w:t xml:space="preserve">ere, </w:t>
      </w:r>
      <m:oMath>
        <m:r>
          <w:rPr>
            <w:rFonts w:ascii="Cambria Math" w:hAnsi="Cambria Math" w:cs="Arial"/>
          </w:rPr>
          <m:t>SP</m:t>
        </m:r>
      </m:oMath>
      <w:r>
        <w:rPr>
          <w:rFonts w:ascii="Arial" w:hAnsi="Arial" w:cs="Arial" w:hint="eastAsia"/>
        </w:rPr>
        <w:t xml:space="preserve"> </w:t>
      </w:r>
      <w:r>
        <w:rPr>
          <w:rFonts w:ascii="Arial" w:hAnsi="Arial" w:cs="Arial"/>
        </w:rPr>
        <w:t xml:space="preserve">[%] is Actual </w:t>
      </w:r>
      <w:r>
        <w:rPr>
          <w:rFonts w:ascii="Arial" w:hAnsi="Arial" w:cs="Arial" w:hint="eastAsia"/>
        </w:rPr>
        <w:t>S</w:t>
      </w:r>
      <w:r>
        <w:rPr>
          <w:rFonts w:ascii="Arial" w:hAnsi="Arial" w:cs="Arial"/>
        </w:rPr>
        <w:t xml:space="preserve">alt Passage, </w:t>
      </w:r>
      <m:oMath>
        <m:r>
          <w:rPr>
            <w:rFonts w:ascii="Cambria Math" w:hAnsi="Cambria Math" w:cs="Arial"/>
          </w:rPr>
          <m:t>EPF</m:t>
        </m:r>
      </m:oMath>
      <w:r>
        <w:rPr>
          <w:rFonts w:ascii="Arial" w:hAnsi="Arial" w:cs="Arial"/>
        </w:rPr>
        <w:t xml:space="preserve"> is</w:t>
      </w:r>
      <w:r w:rsidRPr="00C110FE">
        <w:rPr>
          <w:rFonts w:ascii="Arial" w:hAnsi="Arial" w:cs="Arial"/>
        </w:rPr>
        <w:t xml:space="preserve"> Element Permeate Flow rate at </w:t>
      </w:r>
      <w:r>
        <w:rPr>
          <w:rFonts w:ascii="Arial" w:hAnsi="Arial" w:cs="Arial"/>
        </w:rPr>
        <w:t>actual</w:t>
      </w:r>
      <w:r w:rsidRPr="00C110FE">
        <w:rPr>
          <w:rFonts w:ascii="Arial" w:hAnsi="Arial" w:cs="Arial"/>
        </w:rPr>
        <w:t xml:space="preserve"> conditions</w:t>
      </w:r>
      <w:r>
        <w:rPr>
          <w:rFonts w:ascii="Arial" w:hAnsi="Arial" w:cs="Arial" w:hint="eastAsia"/>
        </w:rPr>
        <w:t>,</w:t>
      </w:r>
      <w:r>
        <w:rPr>
          <w:rFonts w:ascii="Arial" w:hAnsi="Arial" w:cs="Arial"/>
        </w:rPr>
        <w:t xml:space="preserve"> </w:t>
      </w:r>
      <m:oMath>
        <m:r>
          <w:rPr>
            <w:rFonts w:ascii="Cambria Math" w:hAnsi="Cambria Math" w:cs="Arial"/>
          </w:rPr>
          <m:t>STCF</m:t>
        </m:r>
      </m:oMath>
      <w:r w:rsidRPr="00C110FE">
        <w:rPr>
          <w:rFonts w:ascii="Arial" w:hAnsi="Arial" w:cs="Arial"/>
        </w:rPr>
        <w:t xml:space="preserve"> </w:t>
      </w:r>
      <w:r>
        <w:rPr>
          <w:rFonts w:ascii="Arial" w:hAnsi="Arial" w:cs="Arial"/>
        </w:rPr>
        <w:t xml:space="preserve">is </w:t>
      </w:r>
      <w:r w:rsidRPr="00C110FE">
        <w:rPr>
          <w:rFonts w:ascii="Arial" w:hAnsi="Arial" w:cs="Arial"/>
        </w:rPr>
        <w:t>Salt Transport Temperature Correction Factor at actual conditions</w:t>
      </w:r>
      <w:r>
        <w:rPr>
          <w:rFonts w:ascii="Arial" w:hAnsi="Arial" w:cs="Arial"/>
        </w:rPr>
        <w:t xml:space="preserve">, </w:t>
      </w:r>
      <m:oMath>
        <m:sSub>
          <m:sSubPr>
            <m:ctrlPr>
              <w:rPr>
                <w:rFonts w:ascii="Cambria Math" w:hAnsi="Cambria Math" w:cs="Arial"/>
                <w:i/>
              </w:rPr>
            </m:ctrlPr>
          </m:sSubPr>
          <m:e>
            <m:r>
              <w:rPr>
                <w:rFonts w:ascii="Cambria Math" w:hAnsi="Cambria Math" w:cs="Arial"/>
              </w:rPr>
              <m:t>C</m:t>
            </m:r>
          </m:e>
          <m:sub>
            <m:r>
              <m:rPr>
                <m:sty m:val="p"/>
              </m:rPr>
              <w:rPr>
                <w:rFonts w:ascii="Cambria Math" w:hAnsi="Cambria Math" w:cs="Arial"/>
              </w:rPr>
              <m:t>perm</m:t>
            </m:r>
          </m:sub>
        </m:sSub>
      </m:oMath>
      <w:r>
        <w:rPr>
          <w:rFonts w:ascii="Arial" w:hAnsi="Arial" w:cs="Arial"/>
        </w:rPr>
        <w:t xml:space="preserve"> is</w:t>
      </w:r>
      <w:r w:rsidRPr="00C110FE">
        <w:rPr>
          <w:rFonts w:ascii="Arial" w:hAnsi="Arial" w:cs="Arial"/>
        </w:rPr>
        <w:t xml:space="preserve"> Permeate concentration </w:t>
      </w:r>
      <w:r>
        <w:rPr>
          <w:rFonts w:ascii="Arial" w:hAnsi="Arial" w:cs="Arial"/>
        </w:rPr>
        <w:t>[</w:t>
      </w:r>
      <w:r w:rsidRPr="00C110FE">
        <w:rPr>
          <w:rFonts w:ascii="Arial" w:hAnsi="Arial" w:cs="Arial"/>
        </w:rPr>
        <w:t>ppm</w:t>
      </w:r>
      <w:r>
        <w:rPr>
          <w:rFonts w:ascii="Arial" w:hAnsi="Arial" w:cs="Arial"/>
        </w:rPr>
        <w:t xml:space="preserve">], and </w:t>
      </w:r>
      <m:oMath>
        <m:sSub>
          <m:sSubPr>
            <m:ctrlPr>
              <w:rPr>
                <w:rFonts w:ascii="Cambria Math" w:hAnsi="Cambria Math" w:cs="Arial"/>
                <w:i/>
              </w:rPr>
            </m:ctrlPr>
          </m:sSubPr>
          <m:e>
            <m:r>
              <w:rPr>
                <w:rFonts w:ascii="Cambria Math" w:hAnsi="Cambria Math" w:cs="Arial"/>
              </w:rPr>
              <m:t>C</m:t>
            </m:r>
          </m:e>
          <m:sub>
            <m:r>
              <m:rPr>
                <m:sty m:val="p"/>
              </m:rPr>
              <w:rPr>
                <w:rFonts w:ascii="Cambria Math" w:hAnsi="Cambria Math" w:cs="Arial"/>
              </w:rPr>
              <m:t>fb</m:t>
            </m:r>
          </m:sub>
        </m:sSub>
      </m:oMath>
      <w:r>
        <w:rPr>
          <w:rFonts w:ascii="Arial" w:hAnsi="Arial" w:cs="Arial" w:hint="eastAsia"/>
        </w:rPr>
        <w:t xml:space="preserve"> </w:t>
      </w:r>
      <w:r>
        <w:rPr>
          <w:rFonts w:ascii="Arial" w:hAnsi="Arial" w:cs="Arial"/>
        </w:rPr>
        <w:t>is av</w:t>
      </w:r>
      <w:r>
        <w:rPr>
          <w:rFonts w:ascii="Arial" w:hAnsi="Arial" w:cs="Arial" w:hint="eastAsia"/>
        </w:rPr>
        <w:t xml:space="preserve">erage </w:t>
      </w:r>
      <w:r>
        <w:rPr>
          <w:rFonts w:ascii="Arial" w:hAnsi="Arial" w:cs="Arial"/>
        </w:rPr>
        <w:t>Feed and Brine Concentration.</w:t>
      </w:r>
      <w:r w:rsidRPr="00901661">
        <w:rPr>
          <w:rFonts w:ascii="Arial" w:hAnsi="Arial" w:cs="Arial"/>
        </w:rPr>
        <w:t xml:space="preserve"> </w:t>
      </w:r>
      <w:r>
        <w:rPr>
          <w:rFonts w:ascii="Arial" w:hAnsi="Arial" w:cs="Arial"/>
        </w:rPr>
        <w:t>“</w:t>
      </w:r>
      <m:oMath>
        <m:r>
          <w:rPr>
            <w:rFonts w:ascii="Cambria Math" w:hAnsi="Cambria Math" w:cs="Arial"/>
          </w:rPr>
          <m:t>t=</m:t>
        </m:r>
        <m:r>
          <m:rPr>
            <m:sty m:val="p"/>
          </m:rPr>
          <w:rPr>
            <w:rFonts w:ascii="Cambria Math" w:hAnsi="Cambria Math"/>
          </w:rPr>
          <m:t>ref</m:t>
        </m:r>
      </m:oMath>
      <w:r>
        <w:rPr>
          <w:rFonts w:ascii="Arial" w:hAnsi="Arial" w:cs="Arial"/>
        </w:rPr>
        <w:t>”</w:t>
      </w:r>
      <w:r>
        <w:rPr>
          <w:rFonts w:ascii="Arial" w:hAnsi="Arial" w:hint="eastAsia"/>
        </w:rPr>
        <w:t xml:space="preserve"> </w:t>
      </w:r>
      <w:r>
        <w:rPr>
          <w:rFonts w:ascii="Arial" w:hAnsi="Arial"/>
        </w:rPr>
        <w:t xml:space="preserve">indicates the values of those variables at the reference point or </w:t>
      </w:r>
      <w:r w:rsidRPr="00C110FE">
        <w:rPr>
          <w:rFonts w:ascii="Arial" w:hAnsi="Arial" w:cs="Arial"/>
        </w:rPr>
        <w:t>standard condition</w:t>
      </w:r>
      <w:r>
        <w:rPr>
          <w:rFonts w:ascii="Arial" w:hAnsi="Arial"/>
        </w:rPr>
        <w:t>.</w:t>
      </w:r>
      <w:r>
        <w:rPr>
          <w:rFonts w:ascii="Arial" w:hAnsi="Arial" w:cs="Arial"/>
        </w:rPr>
        <w:t xml:space="preserve"> </w:t>
      </w:r>
      <w:r w:rsidR="00463A11">
        <w:rPr>
          <w:rFonts w:ascii="Arial" w:hAnsi="Arial" w:cs="Arial"/>
        </w:rPr>
        <w:t>E</w:t>
      </w:r>
      <w:r>
        <w:rPr>
          <w:rFonts w:ascii="Arial" w:hAnsi="Arial" w:cs="Arial"/>
        </w:rPr>
        <w:t>quation</w:t>
      </w:r>
      <w:r w:rsidR="00C572D9">
        <w:rPr>
          <w:rFonts w:ascii="Arial" w:hAnsi="Arial" w:cs="Arial"/>
        </w:rPr>
        <w:t xml:space="preserve"> for</w:t>
      </w:r>
      <w:r>
        <w:rPr>
          <w:rFonts w:ascii="Arial" w:hAnsi="Arial" w:cs="Arial"/>
        </w:rPr>
        <w:t xml:space="preserve"> </w:t>
      </w:r>
      <m:oMath>
        <m:sSub>
          <m:sSubPr>
            <m:ctrlPr>
              <w:rPr>
                <w:rFonts w:ascii="Cambria Math" w:hAnsi="Cambria Math" w:cs="Arial"/>
                <w:i/>
              </w:rPr>
            </m:ctrlPr>
          </m:sSubPr>
          <m:e>
            <m:r>
              <w:rPr>
                <w:rFonts w:ascii="Cambria Math" w:hAnsi="Cambria Math" w:cs="Arial"/>
              </w:rPr>
              <m:t>C</m:t>
            </m:r>
          </m:e>
          <m:sub>
            <m:r>
              <m:rPr>
                <m:sty m:val="p"/>
              </m:rPr>
              <w:rPr>
                <w:rFonts w:ascii="Cambria Math" w:hAnsi="Cambria Math" w:cs="Arial"/>
              </w:rPr>
              <m:t>fb</m:t>
            </m:r>
          </m:sub>
        </m:sSub>
      </m:oMath>
      <w:r>
        <w:rPr>
          <w:rFonts w:ascii="Arial" w:hAnsi="Arial" w:cs="Arial" w:hint="eastAsia"/>
        </w:rPr>
        <w:t xml:space="preserve"> </w:t>
      </w:r>
      <w:r>
        <w:rPr>
          <w:rFonts w:ascii="Arial" w:hAnsi="Arial" w:cs="Arial"/>
        </w:rPr>
        <w:t xml:space="preserve">is </w:t>
      </w:r>
      <w:r w:rsidR="00463A11">
        <w:rPr>
          <w:rFonts w:ascii="Arial" w:hAnsi="Arial" w:cs="Arial"/>
        </w:rPr>
        <w:t>given in</w:t>
      </w:r>
      <w:r>
        <w:rPr>
          <w:rFonts w:ascii="Arial" w:hAnsi="Arial" w:cs="Arial"/>
        </w:rPr>
        <w:t xml:space="preserve"> Appendix.</w:t>
      </w:r>
    </w:p>
    <w:p w14:paraId="269A4D1E" w14:textId="77777777" w:rsidR="007B1E07" w:rsidRPr="00E35496" w:rsidRDefault="007B1E07" w:rsidP="00FB6697">
      <w:pPr>
        <w:pStyle w:val="a3"/>
        <w:ind w:leftChars="0" w:left="0"/>
        <w:rPr>
          <w:rFonts w:ascii="Arial" w:hAnsi="Arial" w:cs="Arial"/>
          <w:highlight w:val="yellow"/>
        </w:rPr>
      </w:pPr>
    </w:p>
    <w:p w14:paraId="29ACC039" w14:textId="01309D7D" w:rsidR="008C4202" w:rsidRDefault="00FB6697" w:rsidP="00ED3E0C">
      <w:pPr>
        <w:pStyle w:val="a3"/>
        <w:ind w:leftChars="0" w:left="0" w:firstLineChars="100" w:firstLine="210"/>
        <w:rPr>
          <w:rFonts w:ascii="Arial" w:hAnsi="Arial" w:cs="Arial"/>
        </w:rPr>
      </w:pPr>
      <w:r>
        <w:rPr>
          <w:rFonts w:ascii="Arial" w:hAnsi="Arial" w:cs="Arial" w:hint="eastAsia"/>
        </w:rPr>
        <w:t>F</w:t>
      </w:r>
      <w:r>
        <w:rPr>
          <w:rFonts w:ascii="Arial" w:hAnsi="Arial" w:cs="Arial"/>
        </w:rPr>
        <w:t xml:space="preserve">igure </w:t>
      </w:r>
      <w:r w:rsidR="008C4202">
        <w:rPr>
          <w:rFonts w:ascii="Arial" w:hAnsi="Arial" w:cs="Arial"/>
        </w:rPr>
        <w:t>7</w:t>
      </w:r>
      <w:r>
        <w:rPr>
          <w:rFonts w:ascii="Arial" w:hAnsi="Arial" w:cs="Arial"/>
        </w:rPr>
        <w:t xml:space="preserve"> shows the Salt Passage from 1</w:t>
      </w:r>
      <w:r w:rsidRPr="000E33FD">
        <w:rPr>
          <w:rFonts w:ascii="Arial" w:hAnsi="Arial" w:cs="Arial"/>
          <w:vertAlign w:val="superscript"/>
        </w:rPr>
        <w:t>st</w:t>
      </w:r>
      <w:r>
        <w:rPr>
          <w:rFonts w:ascii="Arial" w:hAnsi="Arial" w:cs="Arial"/>
        </w:rPr>
        <w:t xml:space="preserve"> to 3</w:t>
      </w:r>
      <w:r w:rsidRPr="000E33FD">
        <w:rPr>
          <w:rFonts w:ascii="Arial" w:hAnsi="Arial" w:cs="Arial"/>
          <w:vertAlign w:val="superscript"/>
        </w:rPr>
        <w:t>rd</w:t>
      </w:r>
      <w:r>
        <w:rPr>
          <w:rFonts w:ascii="Arial" w:hAnsi="Arial" w:cs="Arial"/>
        </w:rPr>
        <w:t xml:space="preserve"> and the Salt Passage </w:t>
      </w:r>
      <w:r w:rsidR="00891CCD">
        <w:rPr>
          <w:rFonts w:ascii="Arial" w:hAnsi="Arial" w:cs="Arial"/>
        </w:rPr>
        <w:t>for the combined</w:t>
      </w:r>
      <w:r>
        <w:rPr>
          <w:rFonts w:ascii="Arial" w:hAnsi="Arial" w:cs="Arial"/>
        </w:rPr>
        <w:t xml:space="preserve"> RO Permeate after April 2022. The blue line is the Salt Passage, and the yellow line is the </w:t>
      </w:r>
      <w:r w:rsidR="007C48DB">
        <w:rPr>
          <w:rFonts w:ascii="Arial" w:hAnsi="Arial" w:cs="Arial"/>
        </w:rPr>
        <w:t xml:space="preserve">Normalized </w:t>
      </w:r>
      <w:r>
        <w:rPr>
          <w:rFonts w:ascii="Arial" w:hAnsi="Arial" w:cs="Arial"/>
        </w:rPr>
        <w:t>Salt Passage.</w:t>
      </w:r>
      <w:r w:rsidR="007B1E07">
        <w:rPr>
          <w:rFonts w:ascii="Arial" w:hAnsi="Arial" w:cs="Arial"/>
        </w:rPr>
        <w:t xml:space="preserve"> </w:t>
      </w:r>
      <w:r w:rsidR="007B1E07">
        <w:rPr>
          <w:rFonts w:ascii="Arial" w:hAnsi="Arial" w:cs="Arial" w:hint="eastAsia"/>
        </w:rPr>
        <w:t>The</w:t>
      </w:r>
      <w:r w:rsidR="000E33FD">
        <w:rPr>
          <w:rFonts w:ascii="Arial" w:hAnsi="Arial" w:cs="Arial"/>
        </w:rPr>
        <w:t xml:space="preserve"> trends of the </w:t>
      </w:r>
      <w:r w:rsidR="007C48DB">
        <w:rPr>
          <w:rFonts w:ascii="Arial" w:hAnsi="Arial" w:cs="Arial"/>
        </w:rPr>
        <w:t xml:space="preserve">Normalized </w:t>
      </w:r>
      <w:r w:rsidR="000E33FD">
        <w:rPr>
          <w:rFonts w:ascii="Arial" w:hAnsi="Arial" w:cs="Arial"/>
        </w:rPr>
        <w:t>Salt Passage from 1</w:t>
      </w:r>
      <w:r w:rsidR="000E33FD" w:rsidRPr="000E33FD">
        <w:rPr>
          <w:rFonts w:ascii="Arial" w:hAnsi="Arial" w:cs="Arial"/>
          <w:vertAlign w:val="superscript"/>
        </w:rPr>
        <w:t>st</w:t>
      </w:r>
      <w:r w:rsidR="000E33FD">
        <w:rPr>
          <w:rFonts w:ascii="Arial" w:hAnsi="Arial" w:cs="Arial"/>
        </w:rPr>
        <w:t xml:space="preserve"> to 3</w:t>
      </w:r>
      <w:r w:rsidR="000E33FD" w:rsidRPr="000E33FD">
        <w:rPr>
          <w:rFonts w:ascii="Arial" w:hAnsi="Arial" w:cs="Arial"/>
          <w:vertAlign w:val="superscript"/>
        </w:rPr>
        <w:t>rd</w:t>
      </w:r>
      <w:r w:rsidR="000E33FD">
        <w:rPr>
          <w:rFonts w:ascii="Arial" w:hAnsi="Arial" w:cs="Arial"/>
        </w:rPr>
        <w:t xml:space="preserve"> fluctuated 0.4 to 0.8 %, 0.4</w:t>
      </w:r>
      <w:r w:rsidR="00030FD1">
        <w:rPr>
          <w:rFonts w:ascii="Arial" w:hAnsi="Arial" w:cs="Arial"/>
        </w:rPr>
        <w:t xml:space="preserve"> to 1.5 %, and 0.4 to 1.0 %, respectively.</w:t>
      </w:r>
      <w:r w:rsidR="00665081">
        <w:rPr>
          <w:rFonts w:ascii="Arial" w:hAnsi="Arial" w:cs="Arial"/>
        </w:rPr>
        <w:t xml:space="preserve"> </w:t>
      </w:r>
      <w:r w:rsidR="00B91B83">
        <w:rPr>
          <w:rFonts w:ascii="Arial" w:hAnsi="Arial" w:cs="Arial"/>
        </w:rPr>
        <w:t>S</w:t>
      </w:r>
      <w:r w:rsidR="008C4202">
        <w:rPr>
          <w:rFonts w:ascii="Arial" w:hAnsi="Arial" w:cs="Arial"/>
        </w:rPr>
        <w:t xml:space="preserve">ince these were calculated including conductivity, the trends normalized were fluctuated </w:t>
      </w:r>
      <w:r w:rsidR="008C4202">
        <w:rPr>
          <w:rFonts w:ascii="Arial" w:hAnsi="Arial" w:cs="Arial"/>
        </w:rPr>
        <w:lastRenderedPageBreak/>
        <w:t>according to the conductivity changes (Figure 6).</w:t>
      </w:r>
    </w:p>
    <w:p w14:paraId="18B7A457" w14:textId="16B350B9" w:rsidR="00E63A99" w:rsidRDefault="00891CCD" w:rsidP="00ED3E0C">
      <w:pPr>
        <w:pStyle w:val="a3"/>
        <w:ind w:leftChars="0" w:left="0" w:firstLineChars="100" w:firstLine="210"/>
        <w:rPr>
          <w:rFonts w:ascii="Arial" w:hAnsi="Arial" w:cs="Arial"/>
        </w:rPr>
      </w:pPr>
      <w:r>
        <w:rPr>
          <w:rFonts w:ascii="Arial" w:hAnsi="Arial" w:cs="Arial"/>
        </w:rPr>
        <w:t>A</w:t>
      </w:r>
      <w:r w:rsidR="00EF00E8">
        <w:rPr>
          <w:rFonts w:ascii="Arial" w:hAnsi="Arial" w:cs="Arial"/>
        </w:rPr>
        <w:t>fter Nov 23</w:t>
      </w:r>
      <w:r w:rsidR="00EF00E8" w:rsidRPr="00EF00E8">
        <w:rPr>
          <w:rFonts w:ascii="Arial" w:hAnsi="Arial" w:cs="Arial"/>
          <w:vertAlign w:val="superscript"/>
        </w:rPr>
        <w:t>rd</w:t>
      </w:r>
      <w:r w:rsidR="00EF00E8">
        <w:rPr>
          <w:rFonts w:ascii="Arial" w:hAnsi="Arial" w:cs="Arial"/>
        </w:rPr>
        <w:t xml:space="preserve">, 2022, </w:t>
      </w:r>
      <w:r>
        <w:rPr>
          <w:rFonts w:ascii="Arial" w:hAnsi="Arial" w:cs="Arial"/>
        </w:rPr>
        <w:t xml:space="preserve">each RO stage saw a rapid increase in salt passage (see red </w:t>
      </w:r>
      <w:proofErr w:type="spellStart"/>
      <w:r>
        <w:rPr>
          <w:rFonts w:ascii="Arial" w:hAnsi="Arial" w:cs="Arial"/>
        </w:rPr>
        <w:t>dottend</w:t>
      </w:r>
      <w:proofErr w:type="spellEnd"/>
      <w:r>
        <w:rPr>
          <w:rFonts w:ascii="Arial" w:hAnsi="Arial" w:cs="Arial"/>
        </w:rPr>
        <w:t xml:space="preserve"> box)</w:t>
      </w:r>
      <w:proofErr w:type="gramStart"/>
      <w:r>
        <w:rPr>
          <w:rFonts w:ascii="Arial" w:hAnsi="Arial" w:cs="Arial"/>
        </w:rPr>
        <w:t xml:space="preserve">. </w:t>
      </w:r>
      <w:r w:rsidR="00D469AA">
        <w:rPr>
          <w:rFonts w:ascii="Arial" w:hAnsi="Arial" w:cs="Arial"/>
        </w:rPr>
        <w:t>.</w:t>
      </w:r>
      <w:proofErr w:type="gramEnd"/>
      <w:r w:rsidR="008C4202">
        <w:rPr>
          <w:rFonts w:ascii="Arial" w:hAnsi="Arial" w:cs="Arial"/>
        </w:rPr>
        <w:t xml:space="preserve"> </w:t>
      </w:r>
      <w:commentRangeStart w:id="5"/>
      <w:r>
        <w:rPr>
          <w:rFonts w:ascii="Arial" w:hAnsi="Arial" w:cs="Arial"/>
        </w:rPr>
        <w:t xml:space="preserve">More information from OCWD on the event of this day is needed. </w:t>
      </w:r>
      <w:commentRangeEnd w:id="5"/>
      <w:r>
        <w:rPr>
          <w:rStyle w:val="a4"/>
        </w:rPr>
        <w:commentReference w:id="5"/>
      </w:r>
    </w:p>
    <w:p w14:paraId="541C5802" w14:textId="0E8EB149" w:rsidR="007B1E07" w:rsidRDefault="007B1E07" w:rsidP="007B1E07">
      <w:pPr>
        <w:pStyle w:val="a3"/>
        <w:ind w:leftChars="0" w:left="0"/>
        <w:rPr>
          <w:rFonts w:ascii="Arial" w:hAnsi="Arial" w:cs="Arial"/>
        </w:rPr>
      </w:pPr>
    </w:p>
    <w:p w14:paraId="1333F951" w14:textId="323D79E7" w:rsidR="007B1E07" w:rsidRDefault="00665081" w:rsidP="007B1E07">
      <w:pPr>
        <w:pStyle w:val="a3"/>
        <w:ind w:leftChars="0" w:left="0"/>
        <w:rPr>
          <w:rFonts w:ascii="Arial" w:hAnsi="Arial" w:cs="Arial"/>
        </w:rPr>
      </w:pPr>
      <w:r>
        <w:rPr>
          <w:rFonts w:ascii="Arial" w:hAnsi="Arial" w:cs="Arial"/>
          <w:noProof/>
        </w:rPr>
        <w:drawing>
          <wp:inline distT="0" distB="0" distL="0" distR="0" wp14:anchorId="5B255780" wp14:editId="13C18C8D">
            <wp:extent cx="6335395" cy="276347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64056" cy="2775973"/>
                    </a:xfrm>
                    <a:prstGeom prst="rect">
                      <a:avLst/>
                    </a:prstGeom>
                    <a:noFill/>
                    <a:ln>
                      <a:noFill/>
                    </a:ln>
                  </pic:spPr>
                </pic:pic>
              </a:graphicData>
            </a:graphic>
          </wp:inline>
        </w:drawing>
      </w:r>
    </w:p>
    <w:p w14:paraId="1AD009D8" w14:textId="2EE2024B" w:rsidR="007B1E07" w:rsidRDefault="00665081" w:rsidP="00665081">
      <w:pPr>
        <w:pStyle w:val="a3"/>
        <w:ind w:leftChars="0" w:left="0"/>
        <w:jc w:val="center"/>
        <w:rPr>
          <w:rFonts w:ascii="Arial" w:hAnsi="Arial" w:cs="Arial"/>
        </w:rPr>
      </w:pPr>
      <w:r>
        <w:rPr>
          <w:rFonts w:ascii="Arial" w:hAnsi="Arial" w:cs="Arial" w:hint="eastAsia"/>
        </w:rPr>
        <w:t>F</w:t>
      </w:r>
      <w:r>
        <w:rPr>
          <w:rFonts w:ascii="Arial" w:hAnsi="Arial" w:cs="Arial"/>
        </w:rPr>
        <w:t xml:space="preserve">igure </w:t>
      </w:r>
      <w:r w:rsidR="008C4202">
        <w:rPr>
          <w:rFonts w:ascii="Arial" w:hAnsi="Arial" w:cs="Arial"/>
        </w:rPr>
        <w:t>7</w:t>
      </w:r>
      <w:r>
        <w:rPr>
          <w:rFonts w:ascii="Arial" w:hAnsi="Arial" w:cs="Arial"/>
        </w:rPr>
        <w:t xml:space="preserve">: </w:t>
      </w:r>
      <w:r w:rsidR="00EE4072">
        <w:rPr>
          <w:rFonts w:ascii="Arial" w:hAnsi="Arial" w:cs="Arial"/>
        </w:rPr>
        <w:t xml:space="preserve">RO Unit B01 </w:t>
      </w:r>
      <w:r w:rsidR="00C1141A">
        <w:rPr>
          <w:rFonts w:ascii="Arial" w:hAnsi="Arial" w:cs="Arial"/>
        </w:rPr>
        <w:t xml:space="preserve">Normalized </w:t>
      </w:r>
      <w:r>
        <w:rPr>
          <w:rFonts w:ascii="Arial" w:hAnsi="Arial" w:cs="Arial"/>
        </w:rPr>
        <w:t>Salt Passage</w:t>
      </w:r>
    </w:p>
    <w:p w14:paraId="062F124C" w14:textId="4F04BCAA" w:rsidR="007B1E07" w:rsidRDefault="007B1E07" w:rsidP="007B1E07">
      <w:pPr>
        <w:pStyle w:val="a3"/>
        <w:ind w:leftChars="0" w:left="0"/>
        <w:rPr>
          <w:rFonts w:ascii="Arial" w:hAnsi="Arial" w:cs="Arial"/>
        </w:rPr>
      </w:pPr>
    </w:p>
    <w:p w14:paraId="03C6A465" w14:textId="782C8CDD" w:rsidR="00EF00E8" w:rsidRDefault="00C2741B" w:rsidP="00EF00E8">
      <w:pPr>
        <w:pStyle w:val="a3"/>
        <w:ind w:leftChars="0" w:left="0" w:firstLineChars="100" w:firstLine="210"/>
        <w:rPr>
          <w:rFonts w:ascii="Arial" w:hAnsi="Arial" w:cs="Arial"/>
        </w:rPr>
      </w:pPr>
      <w:r w:rsidRPr="00C2741B">
        <w:rPr>
          <w:rFonts w:ascii="Arial" w:hAnsi="Arial" w:cs="Arial"/>
        </w:rPr>
        <w:t xml:space="preserve">The temperature correction data for the </w:t>
      </w:r>
      <w:r>
        <w:rPr>
          <w:rFonts w:ascii="Arial" w:hAnsi="Arial" w:cs="Arial"/>
        </w:rPr>
        <w:t>Differential Pressure</w:t>
      </w:r>
      <w:r w:rsidRPr="00C2741B">
        <w:rPr>
          <w:rFonts w:ascii="Arial" w:hAnsi="Arial" w:cs="Arial"/>
        </w:rPr>
        <w:t xml:space="preserve"> were generated using the formula </w:t>
      </w:r>
      <w:r>
        <w:rPr>
          <w:rFonts w:ascii="Arial" w:hAnsi="Arial" w:cs="Arial"/>
        </w:rPr>
        <w:t xml:space="preserve">provided by OCWD </w:t>
      </w:r>
      <w:r w:rsidRPr="00C2741B">
        <w:rPr>
          <w:rFonts w:ascii="Arial" w:hAnsi="Arial" w:cs="Arial"/>
        </w:rPr>
        <w:t>below</w:t>
      </w:r>
      <w:r w:rsidR="00891CCD">
        <w:rPr>
          <w:rFonts w:ascii="Arial" w:hAnsi="Arial" w:cs="Arial"/>
        </w:rPr>
        <w:t xml:space="preserve">, using </w:t>
      </w:r>
      <w:r>
        <w:rPr>
          <w:rFonts w:ascii="Arial" w:hAnsi="Arial" w:cs="Arial"/>
        </w:rPr>
        <w:t>Differential Pressure, Permeate Flow,</w:t>
      </w:r>
      <w:r w:rsidRPr="00C2741B">
        <w:rPr>
          <w:rFonts w:ascii="Arial" w:hAnsi="Arial" w:cs="Arial"/>
        </w:rPr>
        <w:t xml:space="preserve"> and </w:t>
      </w:r>
      <w:r>
        <w:rPr>
          <w:rFonts w:ascii="Arial" w:hAnsi="Arial" w:cs="Arial"/>
        </w:rPr>
        <w:t>Brine Flow</w:t>
      </w:r>
      <w:r w:rsidRPr="00C2741B">
        <w:rPr>
          <w:rFonts w:ascii="Arial" w:hAnsi="Arial" w:cs="Arial"/>
        </w:rPr>
        <w:t>.</w:t>
      </w:r>
    </w:p>
    <w:p w14:paraId="7EFEC0FD" w14:textId="0E59197A" w:rsidR="00C2741B" w:rsidRDefault="00C2741B" w:rsidP="00C2741B">
      <w:pPr>
        <w:pStyle w:val="a3"/>
        <w:ind w:leftChars="0" w:left="0"/>
        <w:rPr>
          <w:rFonts w:ascii="Arial" w:hAnsi="Arial" w:cs="Arial"/>
        </w:rPr>
      </w:pPr>
    </w:p>
    <w:p w14:paraId="3F9CC4DA" w14:textId="2DBB9AA3" w:rsidR="00EE2661" w:rsidRDefault="00EE2661" w:rsidP="00EE2661">
      <w:pPr>
        <w:pStyle w:val="a3"/>
        <w:ind w:leftChars="0" w:left="0"/>
        <w:rPr>
          <w:rFonts w:ascii="Arial" w:hAnsi="Arial" w:cs="Arial"/>
        </w:rPr>
      </w:pPr>
      <w:r>
        <w:rPr>
          <w:rFonts w:ascii="Arial" w:hAnsi="Arial" w:cs="Arial" w:hint="eastAsia"/>
        </w:rPr>
        <w:t>N</w:t>
      </w:r>
      <w:r>
        <w:rPr>
          <w:rFonts w:ascii="Arial" w:hAnsi="Arial" w:cs="Arial"/>
        </w:rPr>
        <w:t xml:space="preserve">ormalized Differential Pressure </w:t>
      </w:r>
      <m:oMath>
        <m:acc>
          <m:accPr>
            <m:ctrlPr>
              <w:rPr>
                <w:rFonts w:ascii="Cambria Math" w:hAnsi="Cambria Math" w:cs="Arial"/>
                <w:i/>
              </w:rPr>
            </m:ctrlPr>
          </m:accPr>
          <m:e>
            <m:r>
              <m:rPr>
                <m:sty m:val="p"/>
              </m:rPr>
              <w:rPr>
                <w:rFonts w:ascii="Cambria Math" w:hAnsi="Cambria Math" w:cs="Arial"/>
              </w:rPr>
              <m:t>Δ</m:t>
            </m:r>
            <m:r>
              <w:rPr>
                <w:rFonts w:ascii="Cambria Math" w:hAnsi="Cambria Math" w:cs="Arial"/>
              </w:rPr>
              <m:t>P</m:t>
            </m:r>
          </m:e>
        </m:acc>
        <m:r>
          <w:rPr>
            <w:rFonts w:ascii="Cambria Math" w:hAnsi="Cambria Math" w:cs="Arial"/>
          </w:rPr>
          <m:t>(t)</m:t>
        </m:r>
      </m:oMath>
      <w:r>
        <w:rPr>
          <w:rFonts w:ascii="Arial" w:hAnsi="Arial" w:cs="Arial"/>
        </w:rPr>
        <w:t xml:space="preserve"> is given by </w:t>
      </w:r>
      <w:proofErr w:type="gramStart"/>
      <w:r>
        <w:rPr>
          <w:rFonts w:ascii="Arial" w:hAnsi="Arial" w:cs="Arial"/>
        </w:rPr>
        <w:t>Eqs.(</w:t>
      </w:r>
      <w:proofErr w:type="gramEnd"/>
      <w:r>
        <w:rPr>
          <w:rFonts w:ascii="Arial" w:hAnsi="Arial" w:cs="Arial"/>
        </w:rPr>
        <w:t>4) and (5).</w:t>
      </w:r>
    </w:p>
    <w:p w14:paraId="7C38BF7A" w14:textId="046F9A5C" w:rsidR="00EE2661" w:rsidRPr="00524F5F" w:rsidRDefault="00B425E9" w:rsidP="00EE2661">
      <w:pPr>
        <w:pStyle w:val="a3"/>
        <w:ind w:leftChars="0" w:left="0"/>
        <w:rPr>
          <w:rFonts w:ascii="Arial" w:hAnsi="Arial" w:cs="Arial"/>
        </w:rPr>
      </w:pPr>
      <m:oMathPara>
        <m:oMath>
          <m:eqArr>
            <m:eqArrPr>
              <m:maxDist m:val="1"/>
              <m:ctrlPr>
                <w:rPr>
                  <w:rFonts w:ascii="Cambria Math" w:hAnsi="Cambria Math" w:cs="Arial"/>
                  <w:i/>
                </w:rPr>
              </m:ctrlPr>
            </m:eqArrPr>
            <m:e>
              <m:acc>
                <m:accPr>
                  <m:ctrlPr>
                    <w:rPr>
                      <w:rFonts w:ascii="Cambria Math" w:hAnsi="Cambria Math" w:cs="Arial"/>
                      <w:i/>
                    </w:rPr>
                  </m:ctrlPr>
                </m:accPr>
                <m:e>
                  <m:r>
                    <m:rPr>
                      <m:sty m:val="p"/>
                    </m:rPr>
                    <w:rPr>
                      <w:rFonts w:ascii="Cambria Math" w:hAnsi="Cambria Math" w:cs="Arial"/>
                    </w:rPr>
                    <m:t>Δ</m:t>
                  </m:r>
                  <m:r>
                    <w:rPr>
                      <w:rFonts w:ascii="Cambria Math" w:hAnsi="Cambria Math" w:cs="Arial"/>
                    </w:rPr>
                    <m:t>P</m:t>
                  </m:r>
                </m:e>
              </m:acc>
              <m:r>
                <w:rPr>
                  <w:rFonts w:ascii="Cambria Math" w:hAnsi="Cambria Math" w:cs="Arial"/>
                </w:rPr>
                <m:t>(t)=</m:t>
              </m:r>
              <m:r>
                <m:rPr>
                  <m:sty m:val="p"/>
                </m:rPr>
                <w:rPr>
                  <w:rFonts w:ascii="Cambria Math" w:hAnsi="Cambria Math" w:cs="Arial"/>
                </w:rPr>
                <m:t>Δ</m:t>
              </m:r>
              <m:r>
                <w:rPr>
                  <w:rFonts w:ascii="Cambria Math" w:hAnsi="Cambria Math" w:cs="Arial"/>
                </w:rPr>
                <m:t>P(t)×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Q</m:t>
                              </m:r>
                            </m:e>
                            <m:sub>
                              <m:r>
                                <m:rPr>
                                  <m:sty m:val="p"/>
                                </m:rPr>
                                <w:rPr>
                                  <w:rFonts w:ascii="Cambria Math" w:hAnsi="Cambria Math" w:cs="Arial"/>
                                </w:rPr>
                                <m:t>fb</m:t>
                              </m:r>
                            </m:sub>
                          </m:sSub>
                          <m:d>
                            <m:dPr>
                              <m:ctrlPr>
                                <w:rPr>
                                  <w:rFonts w:ascii="Cambria Math" w:hAnsi="Cambria Math" w:cs="Arial"/>
                                  <w:i/>
                                </w:rPr>
                              </m:ctrlPr>
                            </m:dPr>
                            <m:e>
                              <m:r>
                                <w:rPr>
                                  <w:rFonts w:ascii="Cambria Math" w:hAnsi="Cambria Math" w:cs="Arial"/>
                                </w:rPr>
                                <m:t>t=</m:t>
                              </m:r>
                              <m:r>
                                <m:rPr>
                                  <m:sty m:val="p"/>
                                </m:rPr>
                                <w:rPr>
                                  <w:rFonts w:ascii="Cambria Math" w:hAnsi="Cambria Math" w:cs="Arial"/>
                                </w:rPr>
                                <m:t>ref</m:t>
                              </m:r>
                            </m:e>
                          </m:d>
                        </m:num>
                        <m:den>
                          <m:sSub>
                            <m:sSubPr>
                              <m:ctrlPr>
                                <w:rPr>
                                  <w:rFonts w:ascii="Cambria Math" w:hAnsi="Cambria Math" w:cs="Arial"/>
                                  <w:i/>
                                </w:rPr>
                              </m:ctrlPr>
                            </m:sSubPr>
                            <m:e>
                              <m:r>
                                <w:rPr>
                                  <w:rFonts w:ascii="Cambria Math" w:hAnsi="Cambria Math" w:cs="Arial"/>
                                </w:rPr>
                                <m:t>Q</m:t>
                              </m:r>
                            </m:e>
                            <m:sub>
                              <m:r>
                                <m:rPr>
                                  <m:sty m:val="p"/>
                                </m:rPr>
                                <w:rPr>
                                  <w:rFonts w:ascii="Cambria Math" w:hAnsi="Cambria Math" w:cs="Arial"/>
                                </w:rPr>
                                <m:t>fb</m:t>
                              </m:r>
                            </m:sub>
                          </m:sSub>
                          <m:d>
                            <m:dPr>
                              <m:ctrlPr>
                                <w:rPr>
                                  <w:rFonts w:ascii="Cambria Math" w:hAnsi="Cambria Math" w:cs="Arial"/>
                                  <w:i/>
                                </w:rPr>
                              </m:ctrlPr>
                            </m:dPr>
                            <m:e>
                              <m:r>
                                <w:rPr>
                                  <w:rFonts w:ascii="Cambria Math" w:hAnsi="Cambria Math" w:cs="Arial"/>
                                </w:rPr>
                                <m:t>t</m:t>
                              </m:r>
                            </m:e>
                          </m:d>
                        </m:den>
                      </m:f>
                    </m:e>
                  </m:d>
                </m:e>
                <m:sup>
                  <m:r>
                    <w:rPr>
                      <w:rFonts w:ascii="Cambria Math" w:hAnsi="Cambria Math" w:cs="Arial"/>
                    </w:rPr>
                    <m:t>1.5</m:t>
                  </m:r>
                </m:sup>
              </m:sSup>
              <m:r>
                <w:rPr>
                  <w:rFonts w:ascii="Cambria Math" w:hAnsi="Cambria Math" w:cs="Arial"/>
                </w:rPr>
                <m:t>#(4)</m:t>
              </m:r>
              <m:ctrlPr>
                <w:rPr>
                  <w:rFonts w:ascii="Cambria Math" w:eastAsia="Cambria Math" w:hAnsi="Cambria Math" w:cs="Cambria Math"/>
                  <w:i/>
                </w:rPr>
              </m:ctrlPr>
            </m:e>
            <m:e>
              <m:ctrlPr>
                <w:rPr>
                  <w:rFonts w:ascii="Cambria Math" w:eastAsia="Cambria Math" w:hAnsi="Cambria Math" w:cs="Cambria Math"/>
                  <w:i/>
                </w:rPr>
              </m:ctrlPr>
            </m:e>
            <m:e>
              <m:r>
                <m:rPr>
                  <m:sty m:val="p"/>
                </m:rPr>
                <w:rPr>
                  <w:rFonts w:ascii="Cambria Math" w:hAnsi="Cambria Math" w:cs="Arial"/>
                </w:rPr>
                <m:t>Δ</m:t>
              </m:r>
              <m:r>
                <w:rPr>
                  <w:rFonts w:ascii="Cambria Math" w:hAnsi="Cambria Math" w:cs="Arial"/>
                </w:rPr>
                <m:t>P=</m:t>
              </m:r>
              <m:sSub>
                <m:sSubPr>
                  <m:ctrlPr>
                    <w:rPr>
                      <w:rFonts w:ascii="Cambria Math" w:hAnsi="Cambria Math" w:cs="Arial"/>
                      <w:i/>
                    </w:rPr>
                  </m:ctrlPr>
                </m:sSubPr>
                <m:e>
                  <m:r>
                    <w:rPr>
                      <w:rFonts w:ascii="Cambria Math" w:hAnsi="Cambria Math" w:cs="Arial"/>
                    </w:rPr>
                    <m:t>P</m:t>
                  </m:r>
                </m:e>
                <m:sub>
                  <m:r>
                    <m:rPr>
                      <m:sty m:val="p"/>
                    </m:rPr>
                    <w:rPr>
                      <w:rFonts w:ascii="Cambria Math" w:hAnsi="Cambria Math" w:cs="Arial"/>
                    </w:rPr>
                    <m:t>feed</m:t>
                  </m:r>
                </m:sub>
              </m:sSub>
              <m:r>
                <w:rPr>
                  <w:rFonts w:ascii="Cambria Math" w:hAnsi="Cambria Math" w:cs="Arial"/>
                </w:rPr>
                <m:t>-</m:t>
              </m:r>
              <m:sSub>
                <m:sSubPr>
                  <m:ctrlPr>
                    <w:rPr>
                      <w:rFonts w:ascii="Cambria Math" w:hAnsi="Cambria Math" w:cs="Arial"/>
                      <w:i/>
                    </w:rPr>
                  </m:ctrlPr>
                </m:sSubPr>
                <m:e>
                  <m:r>
                    <w:rPr>
                      <w:rFonts w:ascii="Cambria Math" w:hAnsi="Cambria Math" w:cs="Arial"/>
                    </w:rPr>
                    <m:t>P</m:t>
                  </m:r>
                </m:e>
                <m:sub>
                  <m:r>
                    <m:rPr>
                      <m:sty m:val="p"/>
                    </m:rPr>
                    <w:rPr>
                      <w:rFonts w:ascii="Cambria Math" w:hAnsi="Cambria Math" w:cs="Arial"/>
                    </w:rPr>
                    <m:t>brine</m:t>
                  </m:r>
                </m:sub>
              </m:sSub>
              <m:r>
                <w:rPr>
                  <w:rFonts w:ascii="Cambria Math" w:hAnsi="Cambria Math" w:cs="Arial"/>
                </w:rPr>
                <m:t>#(5)</m:t>
              </m:r>
            </m:e>
          </m:eqArr>
        </m:oMath>
      </m:oMathPara>
    </w:p>
    <w:p w14:paraId="77F9A5B5" w14:textId="77777777" w:rsidR="00395FA0" w:rsidRDefault="00395FA0" w:rsidP="00EE2661">
      <w:pPr>
        <w:pStyle w:val="a3"/>
        <w:ind w:leftChars="0" w:left="0"/>
        <w:rPr>
          <w:rFonts w:ascii="Arial" w:hAnsi="Arial" w:cs="Arial"/>
        </w:rPr>
      </w:pPr>
    </w:p>
    <w:p w14:paraId="281694D2" w14:textId="35265C99" w:rsidR="00EE2661" w:rsidRDefault="00EE2661" w:rsidP="00EE2661">
      <w:pPr>
        <w:pStyle w:val="a3"/>
        <w:ind w:leftChars="0" w:left="0"/>
        <w:rPr>
          <w:rFonts w:ascii="Arial" w:hAnsi="Arial" w:cs="Arial"/>
        </w:rPr>
      </w:pPr>
      <w:r>
        <w:rPr>
          <w:rFonts w:ascii="Arial" w:hAnsi="Arial" w:cs="Arial" w:hint="eastAsia"/>
        </w:rPr>
        <w:t>H</w:t>
      </w:r>
      <w:r>
        <w:rPr>
          <w:rFonts w:ascii="Arial" w:hAnsi="Arial" w:cs="Arial"/>
        </w:rPr>
        <w:t xml:space="preserve">ere, </w:t>
      </w:r>
      <m:oMath>
        <m:r>
          <m:rPr>
            <m:sty m:val="p"/>
          </m:rPr>
          <w:rPr>
            <w:rFonts w:ascii="Cambria Math" w:hAnsi="Cambria Math" w:cs="Arial"/>
          </w:rPr>
          <m:t>Δ</m:t>
        </m:r>
        <m:r>
          <w:rPr>
            <w:rFonts w:ascii="Cambria Math" w:hAnsi="Cambria Math" w:cs="Arial"/>
          </w:rPr>
          <m:t>P</m:t>
        </m:r>
      </m:oMath>
      <w:r>
        <w:rPr>
          <w:rFonts w:ascii="Arial" w:hAnsi="Arial" w:cs="Arial" w:hint="eastAsia"/>
        </w:rPr>
        <w:t xml:space="preserve"> </w:t>
      </w:r>
      <w:r>
        <w:rPr>
          <w:rFonts w:ascii="Arial" w:hAnsi="Arial" w:cs="Arial"/>
        </w:rPr>
        <w:t xml:space="preserve">is the differential RO module pressure, </w:t>
      </w:r>
      <m:oMath>
        <m:sSub>
          <m:sSubPr>
            <m:ctrlPr>
              <w:rPr>
                <w:rFonts w:ascii="Cambria Math" w:hAnsi="Cambria Math" w:cs="Arial"/>
                <w:i/>
              </w:rPr>
            </m:ctrlPr>
          </m:sSubPr>
          <m:e>
            <m:r>
              <w:rPr>
                <w:rFonts w:ascii="Cambria Math" w:hAnsi="Cambria Math" w:cs="Arial"/>
              </w:rPr>
              <m:t>P</m:t>
            </m:r>
          </m:e>
          <m:sub>
            <m:r>
              <m:rPr>
                <m:sty m:val="p"/>
              </m:rPr>
              <w:rPr>
                <w:rFonts w:ascii="Cambria Math" w:hAnsi="Cambria Math" w:cs="Arial"/>
              </w:rPr>
              <m:t>feed</m:t>
            </m:r>
          </m:sub>
        </m:sSub>
      </m:oMath>
      <w:r>
        <w:rPr>
          <w:rFonts w:ascii="Arial" w:hAnsi="Arial" w:cs="Arial" w:hint="eastAsia"/>
        </w:rPr>
        <w:t xml:space="preserve"> </w:t>
      </w:r>
      <w:r>
        <w:rPr>
          <w:rFonts w:ascii="Arial" w:hAnsi="Arial" w:cs="Arial"/>
        </w:rPr>
        <w:t xml:space="preserve">is the RO feed pressure, </w:t>
      </w:r>
      <m:oMath>
        <m:sSub>
          <m:sSubPr>
            <m:ctrlPr>
              <w:rPr>
                <w:rFonts w:ascii="Cambria Math" w:hAnsi="Cambria Math" w:cs="Arial"/>
                <w:i/>
              </w:rPr>
            </m:ctrlPr>
          </m:sSubPr>
          <m:e>
            <m:r>
              <w:rPr>
                <w:rFonts w:ascii="Cambria Math" w:hAnsi="Cambria Math" w:cs="Arial"/>
              </w:rPr>
              <m:t>P</m:t>
            </m:r>
          </m:e>
          <m:sub>
            <m:r>
              <m:rPr>
                <m:sty m:val="p"/>
              </m:rPr>
              <w:rPr>
                <w:rFonts w:ascii="Cambria Math" w:hAnsi="Cambria Math" w:cs="Arial"/>
              </w:rPr>
              <m:t>brine</m:t>
            </m:r>
          </m:sub>
        </m:sSub>
      </m:oMath>
      <w:r>
        <w:rPr>
          <w:rFonts w:ascii="Arial" w:hAnsi="Arial" w:cs="Arial"/>
        </w:rPr>
        <w:t xml:space="preserve"> is the RO brine pressure, and </w:t>
      </w:r>
      <m:oMath>
        <m:sSub>
          <m:sSubPr>
            <m:ctrlPr>
              <w:rPr>
                <w:rFonts w:ascii="Cambria Math" w:hAnsi="Cambria Math" w:cs="Arial"/>
                <w:i/>
              </w:rPr>
            </m:ctrlPr>
          </m:sSubPr>
          <m:e>
            <m:r>
              <w:rPr>
                <w:rFonts w:ascii="Cambria Math" w:hAnsi="Cambria Math" w:cs="Arial"/>
              </w:rPr>
              <m:t>Q</m:t>
            </m:r>
          </m:e>
          <m:sub>
            <m:r>
              <m:rPr>
                <m:sty m:val="p"/>
              </m:rPr>
              <w:rPr>
                <w:rFonts w:ascii="Cambria Math" w:hAnsi="Cambria Math" w:cs="Arial"/>
              </w:rPr>
              <m:t>fb</m:t>
            </m:r>
          </m:sub>
        </m:sSub>
      </m:oMath>
      <w:r>
        <w:rPr>
          <w:rFonts w:ascii="Arial" w:hAnsi="Arial" w:cs="Arial" w:hint="eastAsia"/>
        </w:rPr>
        <w:t xml:space="preserve"> </w:t>
      </w:r>
      <w:r>
        <w:rPr>
          <w:rFonts w:ascii="Arial" w:hAnsi="Arial" w:cs="Arial"/>
        </w:rPr>
        <w:t>is av</w:t>
      </w:r>
      <w:r>
        <w:rPr>
          <w:rFonts w:ascii="Arial" w:hAnsi="Arial" w:cs="Arial" w:hint="eastAsia"/>
        </w:rPr>
        <w:t xml:space="preserve">erage </w:t>
      </w:r>
      <w:r>
        <w:rPr>
          <w:rFonts w:ascii="Arial" w:hAnsi="Arial" w:cs="Arial"/>
        </w:rPr>
        <w:t xml:space="preserve">Feed and Brine Flow Rate. Unit of each pressure is </w:t>
      </w:r>
      <w:r w:rsidRPr="00901661">
        <w:rPr>
          <w:rFonts w:ascii="Arial" w:hAnsi="Arial" w:cs="Arial"/>
        </w:rPr>
        <w:t>Pound-force per Square Inch</w:t>
      </w:r>
      <w:r>
        <w:rPr>
          <w:rFonts w:ascii="Arial" w:hAnsi="Arial" w:cs="Arial"/>
        </w:rPr>
        <w:t xml:space="preserve"> (psi) in OCWD data. “</w:t>
      </w:r>
      <m:oMath>
        <m:r>
          <w:rPr>
            <w:rFonts w:ascii="Cambria Math" w:hAnsi="Cambria Math" w:cs="Arial"/>
          </w:rPr>
          <m:t>t=</m:t>
        </m:r>
        <m:r>
          <m:rPr>
            <m:sty m:val="p"/>
          </m:rPr>
          <w:rPr>
            <w:rFonts w:ascii="Cambria Math" w:hAnsi="Cambria Math"/>
          </w:rPr>
          <m:t>ref</m:t>
        </m:r>
      </m:oMath>
      <w:r>
        <w:rPr>
          <w:rFonts w:ascii="Arial" w:hAnsi="Arial" w:cs="Arial"/>
        </w:rPr>
        <w:t>”</w:t>
      </w:r>
      <w:r>
        <w:rPr>
          <w:rFonts w:ascii="Arial" w:hAnsi="Arial" w:hint="eastAsia"/>
        </w:rPr>
        <w:t xml:space="preserve"> </w:t>
      </w:r>
      <w:r>
        <w:rPr>
          <w:rFonts w:ascii="Arial" w:hAnsi="Arial"/>
        </w:rPr>
        <w:t xml:space="preserve">indicates the values of those variables at the reference point or </w:t>
      </w:r>
      <w:r w:rsidRPr="00C110FE">
        <w:rPr>
          <w:rFonts w:ascii="Arial" w:hAnsi="Arial" w:cs="Arial"/>
        </w:rPr>
        <w:t>standard condition</w:t>
      </w:r>
      <w:r>
        <w:rPr>
          <w:rFonts w:ascii="Arial" w:hAnsi="Arial" w:cs="Arial"/>
        </w:rPr>
        <w:t xml:space="preserve">. Equation for </w:t>
      </w:r>
      <m:oMath>
        <m:sSub>
          <m:sSubPr>
            <m:ctrlPr>
              <w:rPr>
                <w:rFonts w:ascii="Cambria Math" w:hAnsi="Cambria Math" w:cs="Arial"/>
                <w:i/>
              </w:rPr>
            </m:ctrlPr>
          </m:sSubPr>
          <m:e>
            <m:r>
              <w:rPr>
                <w:rFonts w:ascii="Cambria Math" w:hAnsi="Cambria Math" w:cs="Arial"/>
              </w:rPr>
              <m:t>Q</m:t>
            </m:r>
          </m:e>
          <m:sub>
            <m:r>
              <m:rPr>
                <m:sty m:val="p"/>
              </m:rPr>
              <w:rPr>
                <w:rFonts w:ascii="Cambria Math" w:hAnsi="Cambria Math" w:cs="Arial"/>
              </w:rPr>
              <m:t>fb</m:t>
            </m:r>
          </m:sub>
        </m:sSub>
      </m:oMath>
      <w:r>
        <w:rPr>
          <w:rFonts w:ascii="Arial" w:hAnsi="Arial" w:cs="Arial" w:hint="eastAsia"/>
        </w:rPr>
        <w:t xml:space="preserve"> </w:t>
      </w:r>
      <w:r>
        <w:rPr>
          <w:rFonts w:ascii="Arial" w:hAnsi="Arial" w:cs="Arial"/>
        </w:rPr>
        <w:t xml:space="preserve">is given in </w:t>
      </w:r>
      <w:r w:rsidR="00891CCD">
        <w:rPr>
          <w:rFonts w:ascii="Arial" w:hAnsi="Arial" w:cs="Arial"/>
        </w:rPr>
        <w:t xml:space="preserve">the </w:t>
      </w:r>
      <w:r>
        <w:rPr>
          <w:rFonts w:ascii="Arial" w:hAnsi="Arial" w:cs="Arial"/>
        </w:rPr>
        <w:t>Appendix.</w:t>
      </w:r>
    </w:p>
    <w:p w14:paraId="0B3306E9" w14:textId="77777777" w:rsidR="00EE2661" w:rsidRDefault="00EE2661" w:rsidP="00C2741B">
      <w:pPr>
        <w:pStyle w:val="a3"/>
        <w:ind w:leftChars="0" w:left="0"/>
        <w:rPr>
          <w:rFonts w:ascii="Arial" w:hAnsi="Arial" w:cs="Arial"/>
        </w:rPr>
      </w:pPr>
    </w:p>
    <w:p w14:paraId="42FF26F9" w14:textId="05C9FDD0" w:rsidR="00C2741B" w:rsidRDefault="00C2741B" w:rsidP="00C2741B">
      <w:pPr>
        <w:pStyle w:val="a3"/>
        <w:ind w:leftChars="0" w:left="0" w:firstLineChars="100" w:firstLine="210"/>
        <w:rPr>
          <w:rFonts w:ascii="Arial" w:hAnsi="Arial" w:cs="Arial"/>
        </w:rPr>
      </w:pPr>
      <w:r>
        <w:rPr>
          <w:rFonts w:ascii="Arial" w:hAnsi="Arial" w:cs="Arial" w:hint="eastAsia"/>
        </w:rPr>
        <w:t>F</w:t>
      </w:r>
      <w:r>
        <w:rPr>
          <w:rFonts w:ascii="Arial" w:hAnsi="Arial" w:cs="Arial"/>
        </w:rPr>
        <w:t xml:space="preserve">igure </w:t>
      </w:r>
      <w:r w:rsidR="008C4202">
        <w:rPr>
          <w:rFonts w:ascii="Arial" w:hAnsi="Arial" w:cs="Arial"/>
        </w:rPr>
        <w:t>8</w:t>
      </w:r>
      <w:r>
        <w:rPr>
          <w:rFonts w:ascii="Arial" w:hAnsi="Arial" w:cs="Arial"/>
        </w:rPr>
        <w:t xml:space="preserve"> shows the Differential Pressure from </w:t>
      </w:r>
      <w:r w:rsidR="00891CCD">
        <w:rPr>
          <w:rFonts w:ascii="Arial" w:hAnsi="Arial" w:cs="Arial"/>
        </w:rPr>
        <w:t xml:space="preserve">the </w:t>
      </w:r>
      <w:r>
        <w:rPr>
          <w:rFonts w:ascii="Arial" w:hAnsi="Arial" w:cs="Arial"/>
        </w:rPr>
        <w:t>1</w:t>
      </w:r>
      <w:r w:rsidRPr="000E33FD">
        <w:rPr>
          <w:rFonts w:ascii="Arial" w:hAnsi="Arial" w:cs="Arial"/>
          <w:vertAlign w:val="superscript"/>
        </w:rPr>
        <w:t>st</w:t>
      </w:r>
      <w:r>
        <w:rPr>
          <w:rFonts w:ascii="Arial" w:hAnsi="Arial" w:cs="Arial"/>
        </w:rPr>
        <w:t xml:space="preserve"> to 3</w:t>
      </w:r>
      <w:r w:rsidRPr="000E33FD">
        <w:rPr>
          <w:rFonts w:ascii="Arial" w:hAnsi="Arial" w:cs="Arial"/>
          <w:vertAlign w:val="superscript"/>
        </w:rPr>
        <w:t>rd</w:t>
      </w:r>
      <w:r>
        <w:rPr>
          <w:rFonts w:ascii="Arial" w:hAnsi="Arial" w:cs="Arial"/>
        </w:rPr>
        <w:t xml:space="preserve"> </w:t>
      </w:r>
      <w:r w:rsidR="00891CCD">
        <w:rPr>
          <w:rFonts w:ascii="Arial" w:hAnsi="Arial" w:cs="Arial"/>
        </w:rPr>
        <w:t xml:space="preserve">stages as well as the combined flow </w:t>
      </w:r>
      <w:r>
        <w:rPr>
          <w:rFonts w:ascii="Arial" w:hAnsi="Arial" w:cs="Arial"/>
        </w:rPr>
        <w:t xml:space="preserve">Differential Pressure after April 2022. The blue line is the Differential Pressure, and the yellow line is the </w:t>
      </w:r>
      <w:r w:rsidR="00C1141A">
        <w:rPr>
          <w:rFonts w:ascii="Arial" w:hAnsi="Arial" w:cs="Arial"/>
        </w:rPr>
        <w:t xml:space="preserve">Normalized </w:t>
      </w:r>
      <w:r>
        <w:rPr>
          <w:rFonts w:ascii="Arial" w:hAnsi="Arial" w:cs="Arial"/>
        </w:rPr>
        <w:t xml:space="preserve">Differential Pressure. </w:t>
      </w:r>
      <w:r>
        <w:rPr>
          <w:rFonts w:ascii="Arial" w:hAnsi="Arial" w:cs="Arial" w:hint="eastAsia"/>
        </w:rPr>
        <w:t>The</w:t>
      </w:r>
      <w:r>
        <w:rPr>
          <w:rFonts w:ascii="Arial" w:hAnsi="Arial" w:cs="Arial"/>
        </w:rPr>
        <w:t xml:space="preserve"> trends of the</w:t>
      </w:r>
      <w:r w:rsidR="00C1141A">
        <w:rPr>
          <w:rFonts w:ascii="Arial" w:hAnsi="Arial" w:cs="Arial"/>
        </w:rPr>
        <w:t xml:space="preserve"> Normalized</w:t>
      </w:r>
      <w:r>
        <w:rPr>
          <w:rFonts w:ascii="Arial" w:hAnsi="Arial" w:cs="Arial"/>
        </w:rPr>
        <w:t xml:space="preserve"> Differential Pressure from 1</w:t>
      </w:r>
      <w:r w:rsidRPr="000E33FD">
        <w:rPr>
          <w:rFonts w:ascii="Arial" w:hAnsi="Arial" w:cs="Arial"/>
          <w:vertAlign w:val="superscript"/>
        </w:rPr>
        <w:t>st</w:t>
      </w:r>
      <w:r>
        <w:rPr>
          <w:rFonts w:ascii="Arial" w:hAnsi="Arial" w:cs="Arial"/>
        </w:rPr>
        <w:t xml:space="preserve"> to 3</w:t>
      </w:r>
      <w:r w:rsidRPr="000E33FD">
        <w:rPr>
          <w:rFonts w:ascii="Arial" w:hAnsi="Arial" w:cs="Arial"/>
          <w:vertAlign w:val="superscript"/>
        </w:rPr>
        <w:t>rd</w:t>
      </w:r>
      <w:r>
        <w:rPr>
          <w:rFonts w:ascii="Arial" w:hAnsi="Arial" w:cs="Arial"/>
        </w:rPr>
        <w:t xml:space="preserve"> </w:t>
      </w:r>
      <w:r w:rsidR="00891CCD">
        <w:rPr>
          <w:rFonts w:ascii="Arial" w:hAnsi="Arial" w:cs="Arial"/>
        </w:rPr>
        <w:t xml:space="preserve">stage </w:t>
      </w:r>
      <w:r>
        <w:rPr>
          <w:rFonts w:ascii="Arial" w:hAnsi="Arial" w:cs="Arial"/>
        </w:rPr>
        <w:t>fluctuated</w:t>
      </w:r>
      <w:r w:rsidR="00891CCD">
        <w:rPr>
          <w:rFonts w:ascii="Arial" w:hAnsi="Arial" w:cs="Arial"/>
        </w:rPr>
        <w:t xml:space="preserve">, </w:t>
      </w:r>
      <w:r>
        <w:rPr>
          <w:rFonts w:ascii="Arial" w:hAnsi="Arial" w:cs="Arial"/>
        </w:rPr>
        <w:t xml:space="preserve">15 to 20 psi, </w:t>
      </w:r>
      <w:r w:rsidR="000153FF">
        <w:rPr>
          <w:rFonts w:ascii="Arial" w:hAnsi="Arial" w:cs="Arial"/>
        </w:rPr>
        <w:t>11</w:t>
      </w:r>
      <w:r>
        <w:rPr>
          <w:rFonts w:ascii="Arial" w:hAnsi="Arial" w:cs="Arial"/>
        </w:rPr>
        <w:t xml:space="preserve"> to 1</w:t>
      </w:r>
      <w:r w:rsidR="000153FF">
        <w:rPr>
          <w:rFonts w:ascii="Arial" w:hAnsi="Arial" w:cs="Arial"/>
        </w:rPr>
        <w:t>2</w:t>
      </w:r>
      <w:r>
        <w:rPr>
          <w:rFonts w:ascii="Arial" w:hAnsi="Arial" w:cs="Arial"/>
        </w:rPr>
        <w:t xml:space="preserve"> </w:t>
      </w:r>
      <w:r w:rsidR="000153FF">
        <w:rPr>
          <w:rFonts w:ascii="Arial" w:hAnsi="Arial" w:cs="Arial"/>
        </w:rPr>
        <w:t>psi</w:t>
      </w:r>
      <w:r>
        <w:rPr>
          <w:rFonts w:ascii="Arial" w:hAnsi="Arial" w:cs="Arial"/>
        </w:rPr>
        <w:t xml:space="preserve">, and </w:t>
      </w:r>
      <w:r w:rsidR="000153FF">
        <w:rPr>
          <w:rFonts w:ascii="Arial" w:hAnsi="Arial" w:cs="Arial"/>
        </w:rPr>
        <w:t>10</w:t>
      </w:r>
      <w:r>
        <w:rPr>
          <w:rFonts w:ascii="Arial" w:hAnsi="Arial" w:cs="Arial"/>
        </w:rPr>
        <w:t xml:space="preserve"> to 1</w:t>
      </w:r>
      <w:r w:rsidR="000153FF">
        <w:rPr>
          <w:rFonts w:ascii="Arial" w:hAnsi="Arial" w:cs="Arial"/>
        </w:rPr>
        <w:t>3</w:t>
      </w:r>
      <w:r>
        <w:rPr>
          <w:rFonts w:ascii="Arial" w:hAnsi="Arial" w:cs="Arial"/>
        </w:rPr>
        <w:t xml:space="preserve"> </w:t>
      </w:r>
      <w:r w:rsidR="000153FF">
        <w:rPr>
          <w:rFonts w:ascii="Arial" w:hAnsi="Arial" w:cs="Arial"/>
        </w:rPr>
        <w:t>psi</w:t>
      </w:r>
      <w:r>
        <w:rPr>
          <w:rFonts w:ascii="Arial" w:hAnsi="Arial" w:cs="Arial"/>
        </w:rPr>
        <w:t xml:space="preserve">, respectively. </w:t>
      </w:r>
      <w:r w:rsidR="000153FF">
        <w:rPr>
          <w:rFonts w:ascii="Arial" w:hAnsi="Arial" w:cs="Arial"/>
        </w:rPr>
        <w:t xml:space="preserve">The trend of </w:t>
      </w:r>
      <w:r w:rsidR="00891CCD">
        <w:rPr>
          <w:rFonts w:ascii="Arial" w:hAnsi="Arial" w:cs="Arial"/>
        </w:rPr>
        <w:t xml:space="preserve">the </w:t>
      </w:r>
      <w:r w:rsidR="000153FF">
        <w:rPr>
          <w:rFonts w:ascii="Arial" w:hAnsi="Arial" w:cs="Arial"/>
        </w:rPr>
        <w:t>1</w:t>
      </w:r>
      <w:r w:rsidR="000153FF" w:rsidRPr="000153FF">
        <w:rPr>
          <w:rFonts w:ascii="Arial" w:hAnsi="Arial" w:cs="Arial"/>
          <w:vertAlign w:val="superscript"/>
        </w:rPr>
        <w:t>st</w:t>
      </w:r>
      <w:r w:rsidR="000153FF">
        <w:rPr>
          <w:rFonts w:ascii="Arial" w:hAnsi="Arial" w:cs="Arial"/>
        </w:rPr>
        <w:t xml:space="preserve"> Stage </w:t>
      </w:r>
      <w:r w:rsidR="00BE0F83">
        <w:rPr>
          <w:rFonts w:ascii="Arial" w:hAnsi="Arial" w:cs="Arial"/>
        </w:rPr>
        <w:t xml:space="preserve">Normalized </w:t>
      </w:r>
      <w:r w:rsidR="000153FF">
        <w:rPr>
          <w:rFonts w:ascii="Arial" w:hAnsi="Arial" w:cs="Arial"/>
        </w:rPr>
        <w:t xml:space="preserve">Differential Pressure </w:t>
      </w:r>
      <w:r w:rsidR="000153FF">
        <w:rPr>
          <w:rFonts w:ascii="Arial" w:hAnsi="Arial" w:cs="Arial"/>
        </w:rPr>
        <w:lastRenderedPageBreak/>
        <w:t xml:space="preserve">was slightly increasing. However, the trend of </w:t>
      </w:r>
      <w:r w:rsidR="00891CCD">
        <w:rPr>
          <w:rFonts w:ascii="Arial" w:hAnsi="Arial" w:cs="Arial"/>
        </w:rPr>
        <w:t xml:space="preserve">the </w:t>
      </w:r>
      <w:r w:rsidR="000153FF">
        <w:rPr>
          <w:rFonts w:ascii="Arial" w:hAnsi="Arial" w:cs="Arial"/>
        </w:rPr>
        <w:t>2</w:t>
      </w:r>
      <w:r w:rsidR="000153FF" w:rsidRPr="000153FF">
        <w:rPr>
          <w:rFonts w:ascii="Arial" w:hAnsi="Arial" w:cs="Arial"/>
          <w:vertAlign w:val="superscript"/>
        </w:rPr>
        <w:t>nd</w:t>
      </w:r>
      <w:r w:rsidR="000153FF">
        <w:rPr>
          <w:rFonts w:ascii="Arial" w:hAnsi="Arial" w:cs="Arial"/>
        </w:rPr>
        <w:t xml:space="preserve"> Stage and 3</w:t>
      </w:r>
      <w:r w:rsidR="000153FF" w:rsidRPr="000153FF">
        <w:rPr>
          <w:rFonts w:ascii="Arial" w:hAnsi="Arial" w:cs="Arial"/>
          <w:vertAlign w:val="superscript"/>
        </w:rPr>
        <w:t>rd</w:t>
      </w:r>
      <w:r w:rsidR="000153FF">
        <w:rPr>
          <w:rFonts w:ascii="Arial" w:hAnsi="Arial" w:cs="Arial"/>
        </w:rPr>
        <w:t xml:space="preserve"> Stage were almost constant.</w:t>
      </w:r>
    </w:p>
    <w:p w14:paraId="11B8EF8F" w14:textId="32F6AE6B" w:rsidR="00C2741B" w:rsidRDefault="00C2741B" w:rsidP="000153FF">
      <w:pPr>
        <w:pStyle w:val="a3"/>
        <w:ind w:leftChars="0" w:left="0"/>
        <w:rPr>
          <w:rFonts w:ascii="Arial" w:hAnsi="Arial" w:cs="Arial"/>
        </w:rPr>
      </w:pPr>
    </w:p>
    <w:p w14:paraId="3C8E04EE" w14:textId="176E3835" w:rsidR="000153FF" w:rsidRPr="00C2741B" w:rsidRDefault="00814840" w:rsidP="000153FF">
      <w:pPr>
        <w:pStyle w:val="a3"/>
        <w:ind w:leftChars="0" w:left="0"/>
        <w:rPr>
          <w:rFonts w:ascii="Arial" w:hAnsi="Arial" w:cs="Arial"/>
        </w:rPr>
      </w:pPr>
      <w:r>
        <w:rPr>
          <w:rFonts w:ascii="Arial" w:hAnsi="Arial" w:cs="Arial"/>
          <w:noProof/>
        </w:rPr>
        <w:drawing>
          <wp:inline distT="0" distB="0" distL="0" distR="0" wp14:anchorId="4FDD512E" wp14:editId="65DB5956">
            <wp:extent cx="6271895" cy="2800864"/>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97826" cy="2812444"/>
                    </a:xfrm>
                    <a:prstGeom prst="rect">
                      <a:avLst/>
                    </a:prstGeom>
                    <a:noFill/>
                    <a:ln>
                      <a:noFill/>
                    </a:ln>
                  </pic:spPr>
                </pic:pic>
              </a:graphicData>
            </a:graphic>
          </wp:inline>
        </w:drawing>
      </w:r>
    </w:p>
    <w:p w14:paraId="4AD92DBA" w14:textId="6AA76117" w:rsidR="00C2741B" w:rsidRDefault="00814840" w:rsidP="00814840">
      <w:pPr>
        <w:pStyle w:val="a3"/>
        <w:ind w:leftChars="0" w:left="0"/>
        <w:jc w:val="center"/>
        <w:rPr>
          <w:rFonts w:ascii="Arial" w:hAnsi="Arial" w:cs="Arial"/>
        </w:rPr>
      </w:pPr>
      <w:r>
        <w:rPr>
          <w:rFonts w:ascii="Arial" w:hAnsi="Arial" w:cs="Arial" w:hint="eastAsia"/>
        </w:rPr>
        <w:t>F</w:t>
      </w:r>
      <w:r>
        <w:rPr>
          <w:rFonts w:ascii="Arial" w:hAnsi="Arial" w:cs="Arial"/>
        </w:rPr>
        <w:t xml:space="preserve">igure </w:t>
      </w:r>
      <w:r w:rsidR="008C4202">
        <w:rPr>
          <w:rFonts w:ascii="Arial" w:hAnsi="Arial" w:cs="Arial"/>
        </w:rPr>
        <w:t>8</w:t>
      </w:r>
      <w:r>
        <w:rPr>
          <w:rFonts w:ascii="Arial" w:hAnsi="Arial" w:cs="Arial"/>
        </w:rPr>
        <w:t>:</w:t>
      </w:r>
      <w:r w:rsidR="00EE4072" w:rsidRPr="00EE4072">
        <w:rPr>
          <w:rFonts w:ascii="Arial" w:hAnsi="Arial" w:cs="Arial"/>
        </w:rPr>
        <w:t xml:space="preserve"> </w:t>
      </w:r>
      <w:r w:rsidR="00EE4072">
        <w:rPr>
          <w:rFonts w:ascii="Arial" w:hAnsi="Arial" w:cs="Arial"/>
        </w:rPr>
        <w:t>RO Unit B01</w:t>
      </w:r>
      <w:r>
        <w:rPr>
          <w:rFonts w:ascii="Arial" w:hAnsi="Arial" w:cs="Arial"/>
        </w:rPr>
        <w:t xml:space="preserve"> </w:t>
      </w:r>
      <w:r w:rsidR="00A00812">
        <w:rPr>
          <w:rFonts w:ascii="Arial" w:hAnsi="Arial" w:cs="Arial"/>
        </w:rPr>
        <w:t xml:space="preserve">Normalized </w:t>
      </w:r>
      <w:r>
        <w:rPr>
          <w:rFonts w:ascii="Arial" w:hAnsi="Arial" w:cs="Arial"/>
        </w:rPr>
        <w:t>Differential Pressure</w:t>
      </w:r>
    </w:p>
    <w:p w14:paraId="621B4153" w14:textId="77777777" w:rsidR="00814840" w:rsidRDefault="00814840" w:rsidP="00BC6E42">
      <w:pPr>
        <w:pStyle w:val="a3"/>
        <w:ind w:leftChars="0" w:left="0"/>
        <w:jc w:val="left"/>
        <w:rPr>
          <w:rFonts w:ascii="Arial" w:hAnsi="Arial" w:cs="Arial"/>
        </w:rPr>
      </w:pPr>
    </w:p>
    <w:p w14:paraId="12E5D558" w14:textId="0F06BF2D" w:rsidR="00776574" w:rsidRDefault="00A83F6E" w:rsidP="00776574">
      <w:pPr>
        <w:pStyle w:val="a3"/>
        <w:ind w:leftChars="0" w:left="0" w:firstLineChars="100" w:firstLine="210"/>
        <w:rPr>
          <w:rFonts w:ascii="Arial" w:hAnsi="Arial" w:cs="Arial"/>
        </w:rPr>
      </w:pPr>
      <w:r w:rsidRPr="005D1453">
        <w:rPr>
          <w:rFonts w:ascii="Arial" w:hAnsi="Arial" w:cs="Arial"/>
        </w:rPr>
        <w:t>T</w:t>
      </w:r>
      <w:r w:rsidR="00AC4338" w:rsidRPr="005D1453">
        <w:rPr>
          <w:rFonts w:ascii="Arial" w:hAnsi="Arial" w:cs="Arial"/>
        </w:rPr>
        <w:t xml:space="preserve">he </w:t>
      </w:r>
      <w:r w:rsidRPr="005D1453">
        <w:rPr>
          <w:rFonts w:ascii="Arial" w:hAnsi="Arial" w:cs="Arial"/>
        </w:rPr>
        <w:t xml:space="preserve">Xact </w:t>
      </w:r>
      <w:r w:rsidR="00776574" w:rsidRPr="005D1453">
        <w:rPr>
          <w:rFonts w:ascii="Arial" w:hAnsi="Arial" w:cs="Arial"/>
        </w:rPr>
        <w:t xml:space="preserve">920 </w:t>
      </w:r>
      <w:r w:rsidRPr="005D1453">
        <w:rPr>
          <w:rFonts w:ascii="Arial" w:hAnsi="Arial" w:cs="Arial"/>
        </w:rPr>
        <w:t xml:space="preserve">in OCWD </w:t>
      </w:r>
      <w:r w:rsidR="002E7D47">
        <w:rPr>
          <w:rFonts w:ascii="Arial" w:hAnsi="Arial" w:cs="Arial"/>
        </w:rPr>
        <w:t xml:space="preserve">is </w:t>
      </w:r>
      <w:r w:rsidR="007568D5">
        <w:rPr>
          <w:rFonts w:ascii="Arial" w:hAnsi="Arial" w:cs="Arial"/>
        </w:rPr>
        <w:t xml:space="preserve">considered </w:t>
      </w:r>
      <w:r w:rsidR="00C836F6">
        <w:rPr>
          <w:rFonts w:ascii="Arial" w:hAnsi="Arial" w:cs="Arial"/>
        </w:rPr>
        <w:t xml:space="preserve">a </w:t>
      </w:r>
      <w:r w:rsidR="002E7D47">
        <w:rPr>
          <w:rFonts w:ascii="Arial" w:hAnsi="Arial" w:cs="Arial"/>
        </w:rPr>
        <w:t>unique</w:t>
      </w:r>
      <w:r w:rsidR="005A14D9">
        <w:rPr>
          <w:rFonts w:ascii="Arial" w:hAnsi="Arial" w:cs="Arial"/>
        </w:rPr>
        <w:t xml:space="preserve"> analyzer</w:t>
      </w:r>
      <w:r w:rsidR="002E7D47">
        <w:rPr>
          <w:rFonts w:ascii="Arial" w:hAnsi="Arial" w:cs="Arial"/>
        </w:rPr>
        <w:t xml:space="preserve"> </w:t>
      </w:r>
      <w:r w:rsidR="00774E31">
        <w:rPr>
          <w:rFonts w:ascii="Arial" w:hAnsi="Arial" w:cs="Arial"/>
        </w:rPr>
        <w:t xml:space="preserve">for </w:t>
      </w:r>
      <w:r w:rsidR="003D42E8">
        <w:rPr>
          <w:rFonts w:ascii="Arial" w:hAnsi="Arial" w:cs="Arial"/>
        </w:rPr>
        <w:t>RO performance evaluation</w:t>
      </w:r>
      <w:r w:rsidR="002E7D47">
        <w:rPr>
          <w:rFonts w:ascii="Arial" w:hAnsi="Arial" w:cs="Arial"/>
        </w:rPr>
        <w:t>.</w:t>
      </w:r>
      <w:r w:rsidRPr="005D1453">
        <w:rPr>
          <w:rFonts w:ascii="Arial" w:hAnsi="Arial" w:cs="Arial"/>
        </w:rPr>
        <w:t xml:space="preserve"> </w:t>
      </w:r>
      <w:r w:rsidR="003D42E8">
        <w:rPr>
          <w:rFonts w:ascii="Arial" w:hAnsi="Arial" w:cs="Arial"/>
        </w:rPr>
        <w:t>T</w:t>
      </w:r>
      <w:r w:rsidRPr="005D1453">
        <w:rPr>
          <w:rFonts w:ascii="Arial" w:hAnsi="Arial" w:cs="Arial"/>
        </w:rPr>
        <w:t xml:space="preserve">he </w:t>
      </w:r>
      <w:r w:rsidR="00747AC3">
        <w:rPr>
          <w:rFonts w:ascii="Arial" w:hAnsi="Arial" w:cs="Arial"/>
        </w:rPr>
        <w:t>Groundwater Replenishment System (</w:t>
      </w:r>
      <w:r w:rsidRPr="005D1453">
        <w:rPr>
          <w:rFonts w:ascii="Arial" w:hAnsi="Arial" w:cs="Arial"/>
        </w:rPr>
        <w:t>GWRS</w:t>
      </w:r>
      <w:r w:rsidR="00747AC3">
        <w:rPr>
          <w:rFonts w:ascii="Arial" w:hAnsi="Arial" w:cs="Arial"/>
        </w:rPr>
        <w:t>)</w:t>
      </w:r>
      <w:r w:rsidRPr="005D1453">
        <w:rPr>
          <w:rFonts w:ascii="Arial" w:hAnsi="Arial" w:cs="Arial"/>
        </w:rPr>
        <w:t xml:space="preserve"> RO process</w:t>
      </w:r>
      <w:r w:rsidR="003D42E8">
        <w:rPr>
          <w:rFonts w:ascii="Arial" w:hAnsi="Arial" w:cs="Arial"/>
        </w:rPr>
        <w:t xml:space="preserve"> using the information to verify</w:t>
      </w:r>
      <w:r w:rsidRPr="005D1453">
        <w:rPr>
          <w:rFonts w:ascii="Arial" w:hAnsi="Arial" w:cs="Arial"/>
        </w:rPr>
        <w:t xml:space="preserve"> membrane integrity through monitoring trace elements as well as detection of mineral-scale forming metals</w:t>
      </w:r>
      <w:r w:rsidR="00776574" w:rsidRPr="005D1453">
        <w:rPr>
          <w:rStyle w:val="af"/>
          <w:rFonts w:ascii="Arial" w:hAnsi="Arial" w:cs="Arial"/>
        </w:rPr>
        <w:footnoteReference w:id="3"/>
      </w:r>
      <w:r w:rsidRPr="005D1453">
        <w:rPr>
          <w:rFonts w:ascii="Arial" w:hAnsi="Arial" w:cs="Arial"/>
        </w:rPr>
        <w:t xml:space="preserve">. </w:t>
      </w:r>
      <w:r w:rsidR="003D42E8">
        <w:rPr>
          <w:rFonts w:ascii="Arial" w:hAnsi="Arial" w:cs="Arial"/>
        </w:rPr>
        <w:t>This effort focuses upon</w:t>
      </w:r>
      <w:r w:rsidRPr="005D1453">
        <w:rPr>
          <w:rFonts w:ascii="Arial" w:hAnsi="Arial" w:cs="Arial"/>
        </w:rPr>
        <w:t xml:space="preserve"> on the relationships between </w:t>
      </w:r>
      <w:r w:rsidR="00776574" w:rsidRPr="005D1453">
        <w:rPr>
          <w:rFonts w:ascii="Arial" w:hAnsi="Arial" w:cs="Arial"/>
        </w:rPr>
        <w:t xml:space="preserve">Xact 920 data and other data to detect membrane </w:t>
      </w:r>
      <w:commentRangeStart w:id="6"/>
      <w:r w:rsidR="003D42E8">
        <w:rPr>
          <w:rFonts w:ascii="Arial" w:hAnsi="Arial" w:cs="Arial"/>
        </w:rPr>
        <w:t>scaling</w:t>
      </w:r>
      <w:commentRangeEnd w:id="6"/>
      <w:r w:rsidR="003D42E8">
        <w:rPr>
          <w:rStyle w:val="a4"/>
        </w:rPr>
        <w:commentReference w:id="6"/>
      </w:r>
      <w:r w:rsidR="00776574" w:rsidRPr="005D1453">
        <w:rPr>
          <w:rFonts w:ascii="Arial" w:hAnsi="Arial" w:cs="Arial"/>
        </w:rPr>
        <w:t>.</w:t>
      </w:r>
    </w:p>
    <w:p w14:paraId="5A11B976" w14:textId="50B107DC" w:rsidR="00B54E43" w:rsidRDefault="000F65C3" w:rsidP="00776574">
      <w:pPr>
        <w:pStyle w:val="a3"/>
        <w:ind w:leftChars="0" w:left="0" w:firstLineChars="100" w:firstLine="210"/>
        <w:rPr>
          <w:rFonts w:ascii="Arial" w:hAnsi="Arial" w:cs="Arial"/>
        </w:rPr>
      </w:pPr>
      <w:r>
        <w:rPr>
          <w:rFonts w:ascii="Arial" w:hAnsi="Arial" w:cs="Arial"/>
        </w:rPr>
        <w:t xml:space="preserve">Figure 9 shows the Xact 920 data of </w:t>
      </w:r>
      <w:r w:rsidR="003D42E8">
        <w:rPr>
          <w:rFonts w:ascii="Arial" w:hAnsi="Arial" w:cs="Arial"/>
        </w:rPr>
        <w:t>f</w:t>
      </w:r>
      <w:r>
        <w:rPr>
          <w:rFonts w:ascii="Arial" w:hAnsi="Arial" w:cs="Arial"/>
        </w:rPr>
        <w:t xml:space="preserve">eed Ca and </w:t>
      </w:r>
      <w:r w:rsidR="003D42E8">
        <w:rPr>
          <w:rFonts w:ascii="Arial" w:hAnsi="Arial" w:cs="Arial"/>
        </w:rPr>
        <w:t>p</w:t>
      </w:r>
      <w:r>
        <w:rPr>
          <w:rFonts w:ascii="Arial" w:hAnsi="Arial" w:cs="Arial"/>
        </w:rPr>
        <w:t xml:space="preserve">ermeate Ca. </w:t>
      </w:r>
      <w:r w:rsidR="003D42E8">
        <w:rPr>
          <w:rFonts w:ascii="Arial" w:hAnsi="Arial" w:cs="Arial"/>
        </w:rPr>
        <w:t>Noted in the figure are days in which the feed CA is lower than expected which also coincides with permeate Ca being higher than expected</w:t>
      </w:r>
      <w:r>
        <w:rPr>
          <w:rFonts w:ascii="Arial" w:hAnsi="Arial" w:cs="Arial"/>
        </w:rPr>
        <w:t>.</w:t>
      </w:r>
      <w:r w:rsidR="00705EE1">
        <w:rPr>
          <w:rFonts w:ascii="Arial" w:hAnsi="Arial" w:cs="Arial"/>
        </w:rPr>
        <w:t xml:space="preserve"> </w:t>
      </w:r>
      <w:r w:rsidR="00933870">
        <w:rPr>
          <w:rFonts w:ascii="Arial" w:hAnsi="Arial" w:cs="Arial"/>
        </w:rPr>
        <w:t xml:space="preserve">Figure 10 shows the Xact 920 data of </w:t>
      </w:r>
      <w:r w:rsidR="003D42E8">
        <w:rPr>
          <w:rFonts w:ascii="Arial" w:hAnsi="Arial" w:cs="Arial"/>
        </w:rPr>
        <w:t xml:space="preserve">feed </w:t>
      </w:r>
      <w:r w:rsidR="00933870">
        <w:rPr>
          <w:rFonts w:ascii="Arial" w:hAnsi="Arial" w:cs="Arial"/>
        </w:rPr>
        <w:t xml:space="preserve">Sr and </w:t>
      </w:r>
      <w:r w:rsidR="003D42E8">
        <w:rPr>
          <w:rFonts w:ascii="Arial" w:hAnsi="Arial" w:cs="Arial"/>
        </w:rPr>
        <w:t xml:space="preserve">permeate </w:t>
      </w:r>
      <w:r w:rsidR="00933870">
        <w:rPr>
          <w:rFonts w:ascii="Arial" w:hAnsi="Arial" w:cs="Arial"/>
        </w:rPr>
        <w:t>Sr.</w:t>
      </w:r>
      <w:r w:rsidR="00705EE1" w:rsidRPr="00705EE1">
        <w:rPr>
          <w:rFonts w:ascii="Arial" w:hAnsi="Arial" w:cs="Arial"/>
        </w:rPr>
        <w:t xml:space="preserve"> </w:t>
      </w:r>
      <w:proofErr w:type="gramStart"/>
      <w:r w:rsidR="003D42E8">
        <w:rPr>
          <w:rFonts w:ascii="Arial" w:hAnsi="Arial" w:cs="Arial"/>
        </w:rPr>
        <w:t>Similar to</w:t>
      </w:r>
      <w:proofErr w:type="gramEnd"/>
      <w:r w:rsidR="003D42E8">
        <w:rPr>
          <w:rFonts w:ascii="Arial" w:hAnsi="Arial" w:cs="Arial"/>
        </w:rPr>
        <w:t xml:space="preserve"> the Ca data set, the figure notes when concentrations differ from expectations</w:t>
      </w:r>
      <w:r w:rsidR="00705EE1">
        <w:rPr>
          <w:rFonts w:ascii="Arial" w:hAnsi="Arial" w:cs="Arial"/>
        </w:rPr>
        <w:t xml:space="preserve">. </w:t>
      </w:r>
      <w:commentRangeStart w:id="7"/>
      <w:r w:rsidR="003D42E8">
        <w:rPr>
          <w:rFonts w:ascii="Arial" w:hAnsi="Arial" w:cs="Arial"/>
        </w:rPr>
        <w:t>The project team will investigate</w:t>
      </w:r>
      <w:r w:rsidR="00705EE1">
        <w:rPr>
          <w:rFonts w:ascii="Arial" w:hAnsi="Arial" w:cs="Arial"/>
        </w:rPr>
        <w:t xml:space="preserve"> the reasons of the </w:t>
      </w:r>
      <w:r w:rsidR="003D42E8">
        <w:rPr>
          <w:rFonts w:ascii="Arial" w:hAnsi="Arial" w:cs="Arial"/>
        </w:rPr>
        <w:t>deviations</w:t>
      </w:r>
      <w:commentRangeEnd w:id="7"/>
      <w:r w:rsidR="003D42E8">
        <w:rPr>
          <w:rStyle w:val="a4"/>
        </w:rPr>
        <w:commentReference w:id="7"/>
      </w:r>
      <w:r w:rsidR="00705EE1">
        <w:rPr>
          <w:rFonts w:ascii="Arial" w:hAnsi="Arial" w:cs="Arial"/>
        </w:rPr>
        <w:t>.</w:t>
      </w:r>
    </w:p>
    <w:p w14:paraId="6EA3EE53" w14:textId="77777777" w:rsidR="00705EE1" w:rsidRDefault="00705EE1" w:rsidP="00776574">
      <w:pPr>
        <w:pStyle w:val="a3"/>
        <w:ind w:leftChars="0" w:left="0" w:firstLineChars="100" w:firstLine="210"/>
        <w:rPr>
          <w:rFonts w:ascii="Arial" w:hAnsi="Arial" w:cs="Arial"/>
        </w:rPr>
      </w:pPr>
    </w:p>
    <w:p w14:paraId="7F65D511" w14:textId="0CC54F3D" w:rsidR="00336569" w:rsidRDefault="00336569" w:rsidP="00A30A7A">
      <w:pPr>
        <w:pStyle w:val="a3"/>
        <w:ind w:leftChars="0" w:left="0"/>
        <w:jc w:val="center"/>
        <w:rPr>
          <w:rFonts w:ascii="Arial" w:hAnsi="Arial" w:cs="Arial"/>
        </w:rPr>
      </w:pPr>
      <w:r>
        <w:rPr>
          <w:rFonts w:ascii="Arial" w:hAnsi="Arial" w:cs="Arial"/>
          <w:noProof/>
        </w:rPr>
        <w:lastRenderedPageBreak/>
        <w:drawing>
          <wp:inline distT="0" distB="0" distL="0" distR="0" wp14:anchorId="2CC70796" wp14:editId="146F4C0D">
            <wp:extent cx="6385269" cy="429577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3872" cy="4301563"/>
                    </a:xfrm>
                    <a:prstGeom prst="rect">
                      <a:avLst/>
                    </a:prstGeom>
                    <a:noFill/>
                    <a:ln>
                      <a:noFill/>
                    </a:ln>
                  </pic:spPr>
                </pic:pic>
              </a:graphicData>
            </a:graphic>
          </wp:inline>
        </w:drawing>
      </w:r>
    </w:p>
    <w:p w14:paraId="087D99B3" w14:textId="1E230484" w:rsidR="00A30A7A" w:rsidRDefault="00A30A7A" w:rsidP="00A30A7A">
      <w:pPr>
        <w:pStyle w:val="a3"/>
        <w:ind w:leftChars="0" w:left="0"/>
        <w:jc w:val="center"/>
        <w:rPr>
          <w:rFonts w:ascii="Arial" w:hAnsi="Arial" w:cs="Arial"/>
        </w:rPr>
      </w:pPr>
      <w:r>
        <w:rPr>
          <w:rFonts w:ascii="Arial" w:hAnsi="Arial" w:cs="Arial"/>
        </w:rPr>
        <w:t>Figure 9: Xact Feed and Permeate Ca</w:t>
      </w:r>
    </w:p>
    <w:p w14:paraId="63A6E1E0" w14:textId="4C2D2C20" w:rsidR="00A30A7A" w:rsidRDefault="00A30A7A" w:rsidP="00A30A7A">
      <w:pPr>
        <w:pStyle w:val="a3"/>
        <w:ind w:leftChars="0" w:left="0"/>
        <w:jc w:val="center"/>
        <w:rPr>
          <w:rFonts w:ascii="Arial" w:hAnsi="Arial" w:cs="Arial"/>
        </w:rPr>
      </w:pPr>
      <w:r>
        <w:rPr>
          <w:rFonts w:ascii="Arial" w:hAnsi="Arial" w:cs="Arial"/>
          <w:noProof/>
        </w:rPr>
        <w:lastRenderedPageBreak/>
        <w:drawing>
          <wp:inline distT="0" distB="0" distL="0" distR="0" wp14:anchorId="7E479837" wp14:editId="7D83D0DB">
            <wp:extent cx="6290638" cy="4333875"/>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5243" cy="4337048"/>
                    </a:xfrm>
                    <a:prstGeom prst="rect">
                      <a:avLst/>
                    </a:prstGeom>
                    <a:noFill/>
                    <a:ln>
                      <a:noFill/>
                    </a:ln>
                  </pic:spPr>
                </pic:pic>
              </a:graphicData>
            </a:graphic>
          </wp:inline>
        </w:drawing>
      </w:r>
    </w:p>
    <w:p w14:paraId="7C02AFD9" w14:textId="2C4C9ECC" w:rsidR="00A30A7A" w:rsidRPr="00A30A7A" w:rsidRDefault="00A30A7A" w:rsidP="00A30A7A">
      <w:pPr>
        <w:pStyle w:val="a3"/>
        <w:ind w:leftChars="0" w:left="0"/>
        <w:jc w:val="center"/>
        <w:rPr>
          <w:rFonts w:ascii="Arial" w:hAnsi="Arial" w:cs="Arial"/>
        </w:rPr>
      </w:pPr>
      <w:r>
        <w:rPr>
          <w:rFonts w:ascii="Arial" w:hAnsi="Arial" w:cs="Arial"/>
        </w:rPr>
        <w:t xml:space="preserve">Figure </w:t>
      </w:r>
      <w:r w:rsidR="004A05CE">
        <w:rPr>
          <w:rFonts w:ascii="Arial" w:hAnsi="Arial" w:cs="Arial"/>
        </w:rPr>
        <w:t>10</w:t>
      </w:r>
      <w:r>
        <w:rPr>
          <w:rFonts w:ascii="Arial" w:hAnsi="Arial" w:cs="Arial"/>
        </w:rPr>
        <w:t>: Xact Feed and Permeate Sr</w:t>
      </w:r>
    </w:p>
    <w:p w14:paraId="1FB96D9D" w14:textId="77777777" w:rsidR="00EE4072" w:rsidRPr="00EE4072" w:rsidRDefault="00EE4072">
      <w:pPr>
        <w:widowControl/>
        <w:jc w:val="left"/>
        <w:rPr>
          <w:rFonts w:ascii="Arial" w:hAnsi="Arial" w:cs="Arial"/>
          <w:b/>
          <w:bCs/>
        </w:rPr>
      </w:pPr>
      <w:r w:rsidRPr="00EE4072">
        <w:rPr>
          <w:rFonts w:ascii="Arial" w:hAnsi="Arial" w:cs="Arial"/>
          <w:b/>
          <w:bCs/>
        </w:rPr>
        <w:br w:type="page"/>
      </w:r>
    </w:p>
    <w:p w14:paraId="4B31BDED" w14:textId="14C68A6E" w:rsidR="00ED3E0C" w:rsidRPr="005D1453" w:rsidRDefault="0069657C" w:rsidP="00776574">
      <w:pPr>
        <w:pStyle w:val="a3"/>
        <w:numPr>
          <w:ilvl w:val="0"/>
          <w:numId w:val="1"/>
        </w:numPr>
        <w:ind w:leftChars="0"/>
        <w:rPr>
          <w:rFonts w:ascii="Arial" w:hAnsi="Arial" w:cs="Arial"/>
          <w:b/>
          <w:bCs/>
          <w:u w:val="single"/>
        </w:rPr>
      </w:pPr>
      <w:r w:rsidRPr="005D1453">
        <w:rPr>
          <w:rFonts w:ascii="Arial" w:hAnsi="Arial" w:cs="Arial"/>
          <w:b/>
          <w:bCs/>
          <w:u w:val="single"/>
        </w:rPr>
        <w:lastRenderedPageBreak/>
        <w:t xml:space="preserve">Desktop Evaluation based on </w:t>
      </w:r>
      <w:r w:rsidR="006219F4" w:rsidRPr="005D1453">
        <w:rPr>
          <w:rFonts w:ascii="Arial" w:hAnsi="Arial" w:cs="Arial"/>
          <w:b/>
          <w:bCs/>
          <w:u w:val="single"/>
        </w:rPr>
        <w:t>LVMWD</w:t>
      </w:r>
    </w:p>
    <w:p w14:paraId="3C4CF0BF" w14:textId="1274C896" w:rsidR="00D93234" w:rsidRDefault="004F5802" w:rsidP="00991E5B">
      <w:pPr>
        <w:pStyle w:val="a3"/>
        <w:ind w:leftChars="0" w:left="0" w:firstLineChars="100" w:firstLine="210"/>
        <w:rPr>
          <w:rFonts w:ascii="Arial" w:hAnsi="Arial" w:cs="Arial"/>
          <w:highlight w:val="yellow"/>
        </w:rPr>
      </w:pPr>
      <w:r w:rsidRPr="005D1453">
        <w:rPr>
          <w:rFonts w:ascii="Arial" w:hAnsi="Arial" w:cs="Arial"/>
        </w:rPr>
        <w:t xml:space="preserve">The RO </w:t>
      </w:r>
      <w:r w:rsidR="0024112B">
        <w:rPr>
          <w:rFonts w:ascii="Arial" w:hAnsi="Arial" w:cs="Arial" w:hint="eastAsia"/>
        </w:rPr>
        <w:t>m</w:t>
      </w:r>
      <w:r w:rsidR="0024112B">
        <w:rPr>
          <w:rFonts w:ascii="Arial" w:hAnsi="Arial" w:cs="Arial"/>
        </w:rPr>
        <w:t xml:space="preserve">embrane </w:t>
      </w:r>
      <w:r w:rsidRPr="005D1453">
        <w:rPr>
          <w:rFonts w:ascii="Arial" w:hAnsi="Arial" w:cs="Arial"/>
        </w:rPr>
        <w:t xml:space="preserve">system in LVMWD is a pilot </w:t>
      </w:r>
      <w:r w:rsidR="0024112B">
        <w:rPr>
          <w:rFonts w:ascii="Arial" w:hAnsi="Arial" w:cs="Arial"/>
        </w:rPr>
        <w:t xml:space="preserve">scale </w:t>
      </w:r>
      <w:r w:rsidR="003D42E8">
        <w:rPr>
          <w:rFonts w:ascii="Arial" w:hAnsi="Arial" w:cs="Arial"/>
        </w:rPr>
        <w:t>sy</w:t>
      </w:r>
      <w:r w:rsidR="004A05CE">
        <w:rPr>
          <w:rFonts w:ascii="Arial" w:hAnsi="Arial" w:cs="Arial"/>
        </w:rPr>
        <w:t>s</w:t>
      </w:r>
      <w:r w:rsidR="003D42E8">
        <w:rPr>
          <w:rFonts w:ascii="Arial" w:hAnsi="Arial" w:cs="Arial"/>
        </w:rPr>
        <w:t>tem</w:t>
      </w:r>
      <w:r w:rsidRPr="005D1453">
        <w:rPr>
          <w:rFonts w:ascii="Arial" w:hAnsi="Arial" w:cs="Arial"/>
        </w:rPr>
        <w:t xml:space="preserve">. </w:t>
      </w:r>
      <w:r w:rsidR="003D42E8">
        <w:rPr>
          <w:rFonts w:ascii="Arial" w:hAnsi="Arial" w:cs="Arial"/>
        </w:rPr>
        <w:t xml:space="preserve">The RO system </w:t>
      </w:r>
      <w:r w:rsidR="00A20492" w:rsidRPr="005D1453">
        <w:rPr>
          <w:rFonts w:ascii="Arial" w:hAnsi="Arial" w:cs="Arial"/>
        </w:rPr>
        <w:t xml:space="preserve">consists of 3-stage configuration and </w:t>
      </w:r>
      <w:r w:rsidR="003D42E8">
        <w:rPr>
          <w:rFonts w:ascii="Arial" w:hAnsi="Arial" w:cs="Arial"/>
        </w:rPr>
        <w:t xml:space="preserve">utilized the </w:t>
      </w:r>
      <w:r w:rsidR="00A20492" w:rsidRPr="005D1453">
        <w:rPr>
          <w:rFonts w:ascii="Arial" w:hAnsi="Arial" w:cs="Arial"/>
        </w:rPr>
        <w:t>Toray</w:t>
      </w:r>
      <w:r w:rsidR="003D42E8">
        <w:rPr>
          <w:rFonts w:ascii="Arial" w:hAnsi="Arial" w:cs="Arial"/>
        </w:rPr>
        <w:t xml:space="preserve"> </w:t>
      </w:r>
      <w:r w:rsidR="00A20492" w:rsidRPr="005D1453">
        <w:rPr>
          <w:rFonts w:ascii="Arial" w:hAnsi="Arial" w:cs="Arial"/>
        </w:rPr>
        <w:t>TM</w:t>
      </w:r>
      <w:r w:rsidR="0059377E" w:rsidRPr="005D1453">
        <w:rPr>
          <w:rFonts w:ascii="Arial" w:hAnsi="Arial" w:cs="Arial"/>
        </w:rPr>
        <w:t>G10D</w:t>
      </w:r>
      <w:r w:rsidR="003D42E8">
        <w:rPr>
          <w:rFonts w:ascii="Arial" w:hAnsi="Arial" w:cs="Arial"/>
        </w:rPr>
        <w:t xml:space="preserve"> membrane</w:t>
      </w:r>
      <w:r w:rsidR="0059377E" w:rsidRPr="005D1453">
        <w:rPr>
          <w:rFonts w:ascii="Arial" w:hAnsi="Arial" w:cs="Arial"/>
        </w:rPr>
        <w:t>.</w:t>
      </w:r>
      <w:r w:rsidR="002A7A2E">
        <w:rPr>
          <w:rFonts w:ascii="Arial" w:hAnsi="Arial" w:cs="Arial" w:hint="eastAsia"/>
        </w:rPr>
        <w:t xml:space="preserve"> </w:t>
      </w:r>
      <w:r w:rsidR="003D42E8">
        <w:rPr>
          <w:rFonts w:ascii="Arial" w:hAnsi="Arial" w:cs="Arial"/>
        </w:rPr>
        <w:t>T</w:t>
      </w:r>
      <w:r w:rsidR="006219F4" w:rsidRPr="005D1453">
        <w:rPr>
          <w:rFonts w:ascii="Arial" w:hAnsi="Arial" w:cs="Arial"/>
        </w:rPr>
        <w:t>emperature correction data with 30 min interval</w:t>
      </w:r>
      <w:r w:rsidR="004E4970" w:rsidRPr="005D1453">
        <w:rPr>
          <w:rFonts w:ascii="Arial" w:hAnsi="Arial" w:cs="Arial"/>
        </w:rPr>
        <w:t>s</w:t>
      </w:r>
      <w:r w:rsidR="003D42E8">
        <w:rPr>
          <w:rFonts w:ascii="Arial" w:hAnsi="Arial" w:cs="Arial"/>
        </w:rPr>
        <w:t xml:space="preserve"> was used for analysis</w:t>
      </w:r>
      <w:r w:rsidR="00514781" w:rsidRPr="005D1453">
        <w:rPr>
          <w:rFonts w:ascii="Arial" w:hAnsi="Arial" w:cs="Arial"/>
        </w:rPr>
        <w:t>.</w:t>
      </w:r>
      <w:r w:rsidR="003D42E8">
        <w:rPr>
          <w:rFonts w:ascii="Arial" w:hAnsi="Arial" w:cs="Arial"/>
        </w:rPr>
        <w:t xml:space="preserve"> </w:t>
      </w:r>
      <w:commentRangeStart w:id="8"/>
      <w:commentRangeStart w:id="9"/>
      <w:r w:rsidR="002A7A2E" w:rsidRPr="008E1A00">
        <w:rPr>
          <w:rFonts w:ascii="Arial" w:hAnsi="Arial" w:cs="Arial"/>
          <w:highlight w:val="yellow"/>
        </w:rPr>
        <w:t xml:space="preserve">Figure </w:t>
      </w:r>
      <w:r w:rsidR="007503F4">
        <w:rPr>
          <w:rFonts w:ascii="Arial" w:hAnsi="Arial" w:cs="Arial"/>
          <w:highlight w:val="yellow"/>
        </w:rPr>
        <w:t>1</w:t>
      </w:r>
      <w:r w:rsidR="004A05CE">
        <w:rPr>
          <w:rFonts w:ascii="Arial" w:hAnsi="Arial" w:cs="Arial"/>
          <w:highlight w:val="yellow"/>
        </w:rPr>
        <w:t>2</w:t>
      </w:r>
      <w:r w:rsidR="002A7A2E" w:rsidRPr="008E1A00">
        <w:rPr>
          <w:rFonts w:ascii="Arial" w:hAnsi="Arial" w:cs="Arial"/>
          <w:highlight w:val="yellow"/>
        </w:rPr>
        <w:t xml:space="preserve"> shows </w:t>
      </w:r>
      <w:r w:rsidR="00C05E81">
        <w:rPr>
          <w:rFonts w:ascii="Arial" w:hAnsi="Arial" w:cs="Arial"/>
          <w:highlight w:val="yellow"/>
        </w:rPr>
        <w:t xml:space="preserve">the </w:t>
      </w:r>
      <w:r w:rsidR="002A7A2E" w:rsidRPr="008E1A00">
        <w:rPr>
          <w:rFonts w:ascii="Arial" w:hAnsi="Arial" w:cs="Arial"/>
          <w:highlight w:val="yellow"/>
        </w:rPr>
        <w:t>Permeate Flow from 1</w:t>
      </w:r>
      <w:r w:rsidR="002A7A2E" w:rsidRPr="008E1A00">
        <w:rPr>
          <w:rFonts w:ascii="Arial" w:hAnsi="Arial" w:cs="Arial"/>
          <w:highlight w:val="yellow"/>
          <w:vertAlign w:val="superscript"/>
        </w:rPr>
        <w:t>st</w:t>
      </w:r>
      <w:r w:rsidR="002A7A2E" w:rsidRPr="008E1A00">
        <w:rPr>
          <w:rFonts w:ascii="Arial" w:hAnsi="Arial" w:cs="Arial"/>
          <w:highlight w:val="yellow"/>
        </w:rPr>
        <w:t xml:space="preserve"> to 3</w:t>
      </w:r>
      <w:r w:rsidR="002A7A2E" w:rsidRPr="008E1A00">
        <w:rPr>
          <w:rFonts w:ascii="Arial" w:hAnsi="Arial" w:cs="Arial"/>
          <w:highlight w:val="yellow"/>
          <w:vertAlign w:val="superscript"/>
        </w:rPr>
        <w:t>rd</w:t>
      </w:r>
      <w:r w:rsidR="002A7A2E" w:rsidRPr="008E1A00">
        <w:rPr>
          <w:rFonts w:ascii="Arial" w:hAnsi="Arial" w:cs="Arial"/>
          <w:highlight w:val="yellow"/>
        </w:rPr>
        <w:t xml:space="preserve"> </w:t>
      </w:r>
      <w:r w:rsidR="003D42E8">
        <w:rPr>
          <w:rFonts w:ascii="Arial" w:hAnsi="Arial" w:cs="Arial"/>
          <w:highlight w:val="yellow"/>
        </w:rPr>
        <w:t xml:space="preserve">stages </w:t>
      </w:r>
      <w:r w:rsidR="002A7A2E" w:rsidRPr="008E1A00">
        <w:rPr>
          <w:rFonts w:ascii="Arial" w:hAnsi="Arial" w:cs="Arial"/>
          <w:highlight w:val="yellow"/>
        </w:rPr>
        <w:t xml:space="preserve">and </w:t>
      </w:r>
      <w:r w:rsidR="00C05E81">
        <w:rPr>
          <w:rFonts w:ascii="Arial" w:hAnsi="Arial" w:cs="Arial"/>
          <w:highlight w:val="yellow"/>
        </w:rPr>
        <w:t xml:space="preserve">the </w:t>
      </w:r>
      <w:r w:rsidR="002A7A2E" w:rsidRPr="008E1A00">
        <w:rPr>
          <w:rFonts w:ascii="Arial" w:hAnsi="Arial" w:cs="Arial"/>
          <w:highlight w:val="yellow"/>
        </w:rPr>
        <w:t xml:space="preserve">Overall Permeate Flow after Nov 2020, </w:t>
      </w:r>
      <w:r w:rsidR="003D42E8">
        <w:rPr>
          <w:rFonts w:ascii="Arial" w:hAnsi="Arial" w:cs="Arial"/>
          <w:highlight w:val="yellow"/>
        </w:rPr>
        <w:t>with all data temperature corrected</w:t>
      </w:r>
      <w:r w:rsidR="002A7A2E" w:rsidRPr="008E1A00">
        <w:rPr>
          <w:rFonts w:ascii="Arial" w:hAnsi="Arial" w:cs="Arial"/>
          <w:highlight w:val="yellow"/>
        </w:rPr>
        <w:t xml:space="preserve">. </w:t>
      </w:r>
      <w:r w:rsidR="00991E5B">
        <w:rPr>
          <w:rFonts w:ascii="Arial" w:hAnsi="Arial" w:cs="Arial"/>
          <w:highlight w:val="yellow"/>
        </w:rPr>
        <w:t xml:space="preserve">The </w:t>
      </w:r>
      <w:r w:rsidR="003D42E8">
        <w:rPr>
          <w:rFonts w:ascii="Arial" w:hAnsi="Arial" w:cs="Arial"/>
          <w:highlight w:val="yellow"/>
        </w:rPr>
        <w:t>t</w:t>
      </w:r>
      <w:r w:rsidR="00D93234">
        <w:rPr>
          <w:rFonts w:ascii="Arial" w:hAnsi="Arial" w:cs="Arial"/>
          <w:highlight w:val="yellow"/>
        </w:rPr>
        <w:t xml:space="preserve">emperature correction data for </w:t>
      </w:r>
      <w:r w:rsidR="00991E5B">
        <w:rPr>
          <w:rFonts w:ascii="Arial" w:hAnsi="Arial" w:cs="Arial"/>
          <w:highlight w:val="yellow"/>
        </w:rPr>
        <w:t xml:space="preserve">the </w:t>
      </w:r>
      <w:r w:rsidR="00991E5B" w:rsidRPr="008E1A00">
        <w:rPr>
          <w:rFonts w:ascii="Arial" w:hAnsi="Arial" w:cs="Arial"/>
          <w:highlight w:val="yellow"/>
        </w:rPr>
        <w:t>Permeate Flow</w:t>
      </w:r>
      <w:r w:rsidR="00991E5B">
        <w:rPr>
          <w:rFonts w:ascii="Arial" w:hAnsi="Arial" w:cs="Arial"/>
          <w:highlight w:val="yellow"/>
        </w:rPr>
        <w:t xml:space="preserve"> </w:t>
      </w:r>
      <w:r w:rsidR="00D93234">
        <w:rPr>
          <w:rFonts w:ascii="Arial" w:hAnsi="Arial" w:cs="Arial"/>
          <w:highlight w:val="yellow"/>
        </w:rPr>
        <w:t>were generated using the equation</w:t>
      </w:r>
      <w:r w:rsidR="00355334">
        <w:rPr>
          <w:rFonts w:ascii="Arial" w:hAnsi="Arial" w:cs="Arial"/>
          <w:highlight w:val="yellow"/>
        </w:rPr>
        <w:t>s</w:t>
      </w:r>
      <w:r w:rsidR="00D93234">
        <w:rPr>
          <w:rFonts w:ascii="Arial" w:hAnsi="Arial" w:cs="Arial"/>
          <w:highlight w:val="yellow"/>
        </w:rPr>
        <w:t xml:space="preserve"> below provided by Toray.</w:t>
      </w:r>
      <w:r w:rsidR="00991E5B">
        <w:rPr>
          <w:rFonts w:ascii="Arial" w:hAnsi="Arial" w:cs="Arial" w:hint="eastAsia"/>
          <w:highlight w:val="yellow"/>
        </w:rPr>
        <w:t xml:space="preserve"> </w:t>
      </w:r>
      <w:r w:rsidR="00991E5B">
        <w:rPr>
          <w:rFonts w:ascii="Arial" w:hAnsi="Arial" w:cs="Arial"/>
          <w:highlight w:val="yellow"/>
        </w:rPr>
        <w:t>It was calculated in terms of TCF and Net Driving Pressure (NDP).</w:t>
      </w:r>
    </w:p>
    <w:p w14:paraId="76ACA3D5" w14:textId="6B47EA44" w:rsidR="001846AF" w:rsidRDefault="001846AF" w:rsidP="001846AF">
      <w:pPr>
        <w:rPr>
          <w:rFonts w:ascii="Arial" w:hAnsi="Arial" w:cs="Arial"/>
        </w:rPr>
      </w:pPr>
    </w:p>
    <w:p w14:paraId="5702201B" w14:textId="4FCF1F0C" w:rsidR="00EF42D3" w:rsidRDefault="00EF42D3" w:rsidP="00EF42D3">
      <w:pPr>
        <w:pStyle w:val="a3"/>
        <w:ind w:leftChars="0" w:left="0"/>
        <w:rPr>
          <w:rFonts w:ascii="Arial" w:hAnsi="Arial" w:cs="Arial"/>
        </w:rPr>
      </w:pPr>
      <w:r>
        <w:rPr>
          <w:rFonts w:ascii="Arial" w:hAnsi="Arial" w:cs="Arial"/>
        </w:rPr>
        <w:t xml:space="preserve">Normalized </w:t>
      </w:r>
      <w:r w:rsidRPr="004C08D2">
        <w:rPr>
          <w:rFonts w:ascii="Arial" w:hAnsi="Arial" w:cs="Arial" w:hint="eastAsia"/>
        </w:rPr>
        <w:t>P</w:t>
      </w:r>
      <w:r w:rsidRPr="004C08D2">
        <w:rPr>
          <w:rFonts w:ascii="Arial" w:hAnsi="Arial" w:cs="Arial"/>
        </w:rPr>
        <w:t>erm</w:t>
      </w:r>
      <w:r>
        <w:rPr>
          <w:rFonts w:ascii="Arial" w:hAnsi="Arial" w:cs="Arial"/>
        </w:rPr>
        <w:t xml:space="preserve">eate Flow Rate </w:t>
      </w:r>
      <m:oMath>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Q</m:t>
                </m:r>
              </m:e>
            </m:acc>
          </m:e>
          <m:sub>
            <m:r>
              <m:rPr>
                <m:sty m:val="p"/>
              </m:rPr>
              <w:rPr>
                <w:rFonts w:ascii="Cambria Math" w:hAnsi="Cambria Math" w:cs="Arial"/>
              </w:rPr>
              <m:t>perm</m:t>
            </m:r>
          </m:sub>
        </m:sSub>
        <m:r>
          <w:rPr>
            <w:rFonts w:ascii="Cambria Math" w:hAnsi="Cambria Math" w:cs="Arial"/>
          </w:rPr>
          <m:t>(t)</m:t>
        </m:r>
      </m:oMath>
      <w:r>
        <w:rPr>
          <w:rFonts w:ascii="Arial" w:hAnsi="Arial" w:cs="Arial"/>
        </w:rPr>
        <w:t xml:space="preserve"> is given by </w:t>
      </w:r>
      <w:proofErr w:type="gramStart"/>
      <w:r>
        <w:rPr>
          <w:rFonts w:ascii="Arial" w:hAnsi="Arial" w:cs="Arial"/>
        </w:rPr>
        <w:t>Eq.(</w:t>
      </w:r>
      <w:proofErr w:type="gramEnd"/>
      <w:r>
        <w:rPr>
          <w:rFonts w:ascii="Arial" w:hAnsi="Arial" w:cs="Arial"/>
        </w:rPr>
        <w:t>6).</w:t>
      </w:r>
    </w:p>
    <w:p w14:paraId="07969191" w14:textId="77777777" w:rsidR="00EF42D3" w:rsidRPr="00524F5F" w:rsidRDefault="00B425E9" w:rsidP="00EF42D3">
      <w:pPr>
        <w:pStyle w:val="a3"/>
        <w:ind w:leftChars="0" w:left="0"/>
        <w:rPr>
          <w:rFonts w:ascii="Arial" w:hAnsi="Arial" w:cs="Arial"/>
        </w:rPr>
      </w:pPr>
      <m:oMathPara>
        <m:oMath>
          <m:eqArr>
            <m:eqArrPr>
              <m:maxDist m:val="1"/>
              <m:ctrlPr>
                <w:rPr>
                  <w:rFonts w:ascii="Cambria Math" w:hAnsi="Cambria Math" w:cs="Arial"/>
                  <w:i/>
                </w:rPr>
              </m:ctrlPr>
            </m:eqArrPr>
            <m:e>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Q</m:t>
                      </m:r>
                    </m:e>
                  </m:acc>
                </m:e>
                <m:sub>
                  <m:r>
                    <m:rPr>
                      <m:sty m:val="p"/>
                    </m:rPr>
                    <w:rPr>
                      <w:rFonts w:ascii="Cambria Math" w:hAnsi="Cambria Math" w:cs="Arial"/>
                    </w:rPr>
                    <m:t>perm</m:t>
                  </m:r>
                </m:sub>
              </m:sSub>
              <m:r>
                <w:rPr>
                  <w:rFonts w:ascii="Cambria Math" w:hAnsi="Cambria Math" w:cs="Arial"/>
                </w:rPr>
                <m:t>(t)=</m:t>
              </m:r>
              <m:sSub>
                <m:sSubPr>
                  <m:ctrlPr>
                    <w:rPr>
                      <w:rFonts w:ascii="Cambria Math" w:hAnsi="Cambria Math" w:cs="Arial"/>
                      <w:i/>
                    </w:rPr>
                  </m:ctrlPr>
                </m:sSubPr>
                <m:e>
                  <m:r>
                    <w:rPr>
                      <w:rFonts w:ascii="Cambria Math" w:hAnsi="Cambria Math" w:cs="Arial"/>
                    </w:rPr>
                    <m:t>Q</m:t>
                  </m:r>
                </m:e>
                <m:sub>
                  <m:r>
                    <m:rPr>
                      <m:sty m:val="p"/>
                    </m:rPr>
                    <w:rPr>
                      <w:rFonts w:ascii="Cambria Math" w:hAnsi="Cambria Math" w:cs="Arial"/>
                    </w:rPr>
                    <m:t>perm</m:t>
                  </m:r>
                </m:sub>
              </m:sSub>
              <m:r>
                <w:rPr>
                  <w:rFonts w:ascii="Cambria Math" w:hAnsi="Cambria Math" w:cs="Arial"/>
                </w:rPr>
                <m:t>(t)×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m:t>
                      </m:r>
                    </m:e>
                    <m:sub>
                      <m:r>
                        <w:rPr>
                          <w:rFonts w:ascii="Cambria Math" w:hAnsi="Cambria Math" w:cs="Arial"/>
                        </w:rPr>
                        <m:t>ND</m:t>
                      </m:r>
                    </m:sub>
                  </m:sSub>
                  <m:r>
                    <w:rPr>
                      <w:rFonts w:ascii="Cambria Math" w:hAnsi="Cambria Math" w:cs="Arial"/>
                    </w:rPr>
                    <m:t>(t=</m:t>
                  </m:r>
                  <m:r>
                    <m:rPr>
                      <m:sty m:val="p"/>
                    </m:rPr>
                    <w:rPr>
                      <w:rFonts w:ascii="Cambria Math" w:hAnsi="Cambria Math" w:cs="Arial"/>
                    </w:rPr>
                    <m:t>ref</m:t>
                  </m:r>
                  <m:r>
                    <w:rPr>
                      <w:rFonts w:ascii="Cambria Math" w:hAnsi="Cambria Math" w:cs="Arial"/>
                    </w:rPr>
                    <m:t>)</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ND</m:t>
                      </m:r>
                    </m:sub>
                  </m:sSub>
                  <m:r>
                    <w:rPr>
                      <w:rFonts w:ascii="Cambria Math" w:hAnsi="Cambria Math" w:cs="Arial"/>
                    </w:rPr>
                    <m:t>(t)</m:t>
                  </m:r>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Q</m:t>
                      </m:r>
                    </m:e>
                    <m:sub>
                      <m:r>
                        <w:rPr>
                          <w:rFonts w:ascii="Cambria Math" w:hAnsi="Cambria Math" w:cs="Arial"/>
                        </w:rPr>
                        <m:t>TCF</m:t>
                      </m:r>
                    </m:sub>
                  </m:sSub>
                  <m:r>
                    <w:rPr>
                      <w:rFonts w:ascii="Cambria Math" w:hAnsi="Cambria Math" w:cs="Arial"/>
                    </w:rPr>
                    <m:t>(t=</m:t>
                  </m:r>
                  <m:r>
                    <m:rPr>
                      <m:sty m:val="p"/>
                    </m:rPr>
                    <w:rPr>
                      <w:rFonts w:ascii="Cambria Math" w:hAnsi="Cambria Math" w:cs="Arial"/>
                    </w:rPr>
                    <m:t>ref</m:t>
                  </m:r>
                  <m:r>
                    <w:rPr>
                      <w:rFonts w:ascii="Cambria Math" w:hAnsi="Cambria Math" w:cs="Arial"/>
                    </w:rPr>
                    <m:t>)</m:t>
                  </m:r>
                </m:num>
                <m:den>
                  <m:sSub>
                    <m:sSubPr>
                      <m:ctrlPr>
                        <w:rPr>
                          <w:rFonts w:ascii="Cambria Math" w:hAnsi="Cambria Math" w:cs="Arial"/>
                          <w:i/>
                        </w:rPr>
                      </m:ctrlPr>
                    </m:sSubPr>
                    <m:e>
                      <m:r>
                        <w:rPr>
                          <w:rFonts w:ascii="Cambria Math" w:hAnsi="Cambria Math" w:cs="Arial"/>
                        </w:rPr>
                        <m:t>Q</m:t>
                      </m:r>
                    </m:e>
                    <m:sub>
                      <m:r>
                        <w:rPr>
                          <w:rFonts w:ascii="Cambria Math" w:hAnsi="Cambria Math" w:cs="Arial"/>
                        </w:rPr>
                        <m:t>TCF</m:t>
                      </m:r>
                    </m:sub>
                  </m:sSub>
                  <m:r>
                    <w:rPr>
                      <w:rFonts w:ascii="Cambria Math" w:hAnsi="Cambria Math" w:cs="Arial"/>
                    </w:rPr>
                    <m:t>(t)</m:t>
                  </m:r>
                </m:den>
              </m:f>
              <m:r>
                <w:rPr>
                  <w:rFonts w:ascii="Cambria Math" w:hAnsi="Cambria Math" w:cs="Arial"/>
                </w:rPr>
                <m:t>#(6)</m:t>
              </m:r>
            </m:e>
          </m:eqArr>
        </m:oMath>
      </m:oMathPara>
    </w:p>
    <w:p w14:paraId="365B0E6A" w14:textId="0D4181AB" w:rsidR="00EF42D3" w:rsidRPr="00131C37" w:rsidRDefault="00EF42D3" w:rsidP="00EF42D3">
      <w:pPr>
        <w:rPr>
          <w:rFonts w:ascii="Arial" w:hAnsi="Arial" w:cs="Arial"/>
        </w:rPr>
      </w:pPr>
      <w:r>
        <w:rPr>
          <w:rFonts w:ascii="Arial" w:hAnsi="Arial" w:cs="Arial" w:hint="eastAsia"/>
        </w:rPr>
        <w:t>H</w:t>
      </w:r>
      <w:r>
        <w:rPr>
          <w:rFonts w:ascii="Arial" w:hAnsi="Arial" w:cs="Arial"/>
        </w:rPr>
        <w:t xml:space="preserve">ere, </w:t>
      </w:r>
      <m:oMath>
        <m:sSub>
          <m:sSubPr>
            <m:ctrlPr>
              <w:rPr>
                <w:rFonts w:ascii="Cambria Math" w:hAnsi="Cambria Math" w:cs="Arial"/>
                <w:i/>
              </w:rPr>
            </m:ctrlPr>
          </m:sSubPr>
          <m:e>
            <m:r>
              <w:rPr>
                <w:rFonts w:ascii="Cambria Math" w:hAnsi="Cambria Math" w:cs="Arial"/>
              </w:rPr>
              <m:t>Q</m:t>
            </m:r>
          </m:e>
          <m:sub>
            <m:r>
              <m:rPr>
                <m:sty m:val="p"/>
              </m:rPr>
              <w:rPr>
                <w:rFonts w:ascii="Cambria Math" w:hAnsi="Cambria Math" w:cs="Arial"/>
              </w:rPr>
              <m:t>perm</m:t>
            </m:r>
          </m:sub>
        </m:sSub>
        <m:r>
          <w:rPr>
            <w:rFonts w:ascii="Cambria Math" w:hAnsi="Cambria Math" w:cs="Arial"/>
          </w:rPr>
          <m:t>(t)</m:t>
        </m:r>
      </m:oMath>
      <w:r>
        <w:rPr>
          <w:rFonts w:ascii="Arial" w:hAnsi="Arial" w:cs="Arial" w:hint="eastAsia"/>
        </w:rPr>
        <w:t xml:space="preserve"> </w:t>
      </w:r>
      <w:r>
        <w:rPr>
          <w:rFonts w:ascii="Arial" w:hAnsi="Arial" w:cs="Arial"/>
        </w:rPr>
        <w:t>is</w:t>
      </w:r>
      <w:r w:rsidRPr="00E04ABB">
        <w:rPr>
          <w:rFonts w:ascii="Arial" w:hAnsi="Arial" w:cs="Arial"/>
        </w:rPr>
        <w:t xml:space="preserve"> </w:t>
      </w:r>
      <w:r>
        <w:rPr>
          <w:rFonts w:ascii="Arial" w:hAnsi="Arial" w:cs="Arial"/>
        </w:rPr>
        <w:t>m</w:t>
      </w:r>
      <w:r w:rsidRPr="00E04ABB">
        <w:rPr>
          <w:rFonts w:ascii="Arial" w:hAnsi="Arial" w:cs="Arial"/>
        </w:rPr>
        <w:t xml:space="preserve">easured </w:t>
      </w:r>
      <w:r>
        <w:rPr>
          <w:rFonts w:ascii="Arial" w:hAnsi="Arial" w:cs="Arial"/>
        </w:rPr>
        <w:t>permeate f</w:t>
      </w:r>
      <w:r w:rsidRPr="00E04ABB">
        <w:rPr>
          <w:rFonts w:ascii="Arial" w:hAnsi="Arial" w:cs="Arial"/>
        </w:rPr>
        <w:t xml:space="preserve">low </w:t>
      </w:r>
      <w:r>
        <w:rPr>
          <w:rFonts w:ascii="Arial" w:hAnsi="Arial" w:cs="Arial"/>
        </w:rPr>
        <w:t>r</w:t>
      </w:r>
      <w:r w:rsidRPr="00E04ABB">
        <w:rPr>
          <w:rFonts w:ascii="Arial" w:hAnsi="Arial" w:cs="Arial"/>
        </w:rPr>
        <w:t>ate</w:t>
      </w:r>
      <w:r w:rsidR="00AE71C7">
        <w:rPr>
          <w:rStyle w:val="a4"/>
        </w:rPr>
        <w:t>,</w:t>
      </w:r>
      <w:r>
        <w:rPr>
          <w:rFonts w:ascii="Arial" w:hAnsi="Arial" w:cs="Arial"/>
        </w:rPr>
        <w:t xml:space="preserve"> </w:t>
      </w:r>
      <m:oMath>
        <m:sSub>
          <m:sSubPr>
            <m:ctrlPr>
              <w:rPr>
                <w:rFonts w:ascii="Cambria Math" w:hAnsi="Cambria Math" w:cs="Arial"/>
                <w:i/>
              </w:rPr>
            </m:ctrlPr>
          </m:sSubPr>
          <m:e>
            <m:r>
              <w:rPr>
                <w:rFonts w:ascii="Cambria Math" w:hAnsi="Cambria Math" w:cs="Arial"/>
              </w:rPr>
              <m:t>P</m:t>
            </m:r>
          </m:e>
          <m:sub>
            <m:r>
              <w:rPr>
                <w:rFonts w:ascii="Cambria Math" w:hAnsi="Cambria Math" w:cs="Arial"/>
              </w:rPr>
              <m:t>ND</m:t>
            </m:r>
          </m:sub>
        </m:sSub>
        <m:d>
          <m:dPr>
            <m:ctrlPr>
              <w:rPr>
                <w:rFonts w:ascii="Cambria Math" w:hAnsi="Cambria Math" w:cs="Arial"/>
                <w:i/>
              </w:rPr>
            </m:ctrlPr>
          </m:dPr>
          <m:e>
            <m:r>
              <w:rPr>
                <w:rFonts w:ascii="Cambria Math" w:hAnsi="Cambria Math" w:cs="Arial"/>
              </w:rPr>
              <m:t>t</m:t>
            </m:r>
          </m:e>
        </m:d>
      </m:oMath>
      <w:r w:rsidRPr="00E04ABB">
        <w:rPr>
          <w:rFonts w:ascii="Arial" w:hAnsi="Arial" w:cs="Arial"/>
        </w:rPr>
        <w:t xml:space="preserve"> </w:t>
      </w:r>
      <w:r>
        <w:rPr>
          <w:rFonts w:ascii="Arial" w:hAnsi="Arial" w:cs="Arial"/>
        </w:rPr>
        <w:t>is n</w:t>
      </w:r>
      <w:r w:rsidRPr="00E04ABB">
        <w:rPr>
          <w:rFonts w:ascii="Arial" w:hAnsi="Arial" w:cs="Arial"/>
        </w:rPr>
        <w:t xml:space="preserve">et </w:t>
      </w:r>
      <w:r>
        <w:rPr>
          <w:rFonts w:ascii="Arial" w:hAnsi="Arial" w:cs="Arial"/>
        </w:rPr>
        <w:t>d</w:t>
      </w:r>
      <w:r w:rsidRPr="00E04ABB">
        <w:rPr>
          <w:rFonts w:ascii="Arial" w:hAnsi="Arial" w:cs="Arial"/>
        </w:rPr>
        <w:t xml:space="preserve">riving </w:t>
      </w:r>
      <w:r>
        <w:rPr>
          <w:rFonts w:ascii="Arial" w:hAnsi="Arial" w:cs="Arial"/>
        </w:rPr>
        <w:t>p</w:t>
      </w:r>
      <w:r w:rsidRPr="00E04ABB">
        <w:rPr>
          <w:rFonts w:ascii="Arial" w:hAnsi="Arial" w:cs="Arial"/>
        </w:rPr>
        <w:t>ressure</w:t>
      </w:r>
      <w:r>
        <w:rPr>
          <w:rFonts w:ascii="Arial" w:hAnsi="Arial" w:cs="Arial"/>
        </w:rPr>
        <w:t xml:space="preserve">, </w:t>
      </w:r>
      <w:r w:rsidR="00AE71C7">
        <w:rPr>
          <w:rFonts w:ascii="Arial" w:hAnsi="Arial" w:cs="Arial"/>
        </w:rPr>
        <w:t xml:space="preserve">and </w:t>
      </w:r>
      <m:oMath>
        <m:sSub>
          <m:sSubPr>
            <m:ctrlPr>
              <w:rPr>
                <w:rFonts w:ascii="Cambria Math" w:hAnsi="Cambria Math" w:cs="Arial"/>
                <w:i/>
              </w:rPr>
            </m:ctrlPr>
          </m:sSubPr>
          <m:e>
            <m:r>
              <w:rPr>
                <w:rFonts w:ascii="Cambria Math" w:hAnsi="Cambria Math" w:cs="Arial"/>
              </w:rPr>
              <m:t>Q</m:t>
            </m:r>
          </m:e>
          <m:sub>
            <m:r>
              <w:rPr>
                <w:rFonts w:ascii="Cambria Math" w:hAnsi="Cambria Math" w:cs="Arial"/>
              </w:rPr>
              <m:t>TCF</m:t>
            </m:r>
          </m:sub>
        </m:sSub>
        <m:r>
          <w:rPr>
            <w:rFonts w:ascii="Cambria Math" w:hAnsi="Cambria Math" w:cs="Arial"/>
          </w:rPr>
          <m:t>(t)</m:t>
        </m:r>
      </m:oMath>
      <w:r>
        <w:rPr>
          <w:rFonts w:ascii="Arial" w:hAnsi="Arial" w:cs="Arial"/>
        </w:rPr>
        <w:t xml:space="preserve"> is</w:t>
      </w:r>
      <w:r w:rsidRPr="00E04ABB">
        <w:rPr>
          <w:rFonts w:ascii="Arial" w:hAnsi="Arial" w:cs="Arial"/>
        </w:rPr>
        <w:t xml:space="preserve"> </w:t>
      </w:r>
      <w:r>
        <w:rPr>
          <w:rFonts w:ascii="Arial" w:hAnsi="Arial" w:cs="Arial"/>
        </w:rPr>
        <w:t>t</w:t>
      </w:r>
      <w:r w:rsidRPr="00E04ABB">
        <w:rPr>
          <w:rFonts w:ascii="Arial" w:hAnsi="Arial" w:cs="Arial"/>
        </w:rPr>
        <w:t xml:space="preserve">emperature </w:t>
      </w:r>
      <w:r>
        <w:rPr>
          <w:rFonts w:ascii="Arial" w:hAnsi="Arial" w:cs="Arial"/>
        </w:rPr>
        <w:t>c</w:t>
      </w:r>
      <w:r w:rsidRPr="00E04ABB">
        <w:rPr>
          <w:rFonts w:ascii="Arial" w:hAnsi="Arial" w:cs="Arial"/>
        </w:rPr>
        <w:t xml:space="preserve">orrelation </w:t>
      </w:r>
      <w:r>
        <w:rPr>
          <w:rFonts w:ascii="Arial" w:hAnsi="Arial" w:cs="Arial"/>
        </w:rPr>
        <w:t>f</w:t>
      </w:r>
      <w:r w:rsidRPr="00E04ABB">
        <w:rPr>
          <w:rFonts w:ascii="Arial" w:hAnsi="Arial" w:cs="Arial"/>
        </w:rPr>
        <w:t>actor</w:t>
      </w:r>
      <w:r>
        <w:rPr>
          <w:rFonts w:ascii="Arial" w:hAnsi="Arial" w:cs="Arial"/>
        </w:rPr>
        <w:t xml:space="preserve"> for flow rate. </w:t>
      </w:r>
      <w:r w:rsidR="00AE71C7">
        <w:rPr>
          <w:rFonts w:ascii="Arial" w:hAnsi="Arial" w:cs="Arial"/>
        </w:rPr>
        <w:t>“</w:t>
      </w:r>
      <m:oMath>
        <m:r>
          <w:rPr>
            <w:rFonts w:ascii="Cambria Math" w:hAnsi="Cambria Math" w:cs="Arial"/>
          </w:rPr>
          <m:t>t=</m:t>
        </m:r>
        <m:r>
          <m:rPr>
            <m:sty m:val="p"/>
          </m:rPr>
          <w:rPr>
            <w:rFonts w:ascii="Cambria Math" w:hAnsi="Cambria Math"/>
          </w:rPr>
          <m:t>ref</m:t>
        </m:r>
      </m:oMath>
      <w:r w:rsidR="00AE71C7">
        <w:rPr>
          <w:rFonts w:ascii="Arial" w:hAnsi="Arial" w:cs="Arial"/>
        </w:rPr>
        <w:t>”</w:t>
      </w:r>
      <w:r>
        <w:rPr>
          <w:rFonts w:ascii="Arial" w:hAnsi="Arial" w:hint="eastAsia"/>
        </w:rPr>
        <w:t xml:space="preserve"> </w:t>
      </w:r>
      <w:r>
        <w:rPr>
          <w:rFonts w:ascii="Arial" w:hAnsi="Arial"/>
        </w:rPr>
        <w:t xml:space="preserve">indicates </w:t>
      </w:r>
      <w:r w:rsidR="00AE71C7">
        <w:rPr>
          <w:rFonts w:ascii="Arial" w:hAnsi="Arial"/>
        </w:rPr>
        <w:t xml:space="preserve">the values of </w:t>
      </w:r>
      <w:r>
        <w:rPr>
          <w:rFonts w:ascii="Arial" w:hAnsi="Arial"/>
        </w:rPr>
        <w:t xml:space="preserve">those variables at the reference point or </w:t>
      </w:r>
      <w:r w:rsidRPr="00C110FE">
        <w:rPr>
          <w:rFonts w:ascii="Arial" w:hAnsi="Arial" w:cs="Arial"/>
        </w:rPr>
        <w:t>standard condition</w:t>
      </w:r>
      <w:r>
        <w:rPr>
          <w:rFonts w:ascii="Arial" w:hAnsi="Arial" w:cs="Arial"/>
        </w:rPr>
        <w:t xml:space="preserve">. Equations </w:t>
      </w:r>
      <m:oMath>
        <m:sSub>
          <m:sSubPr>
            <m:ctrlPr>
              <w:rPr>
                <w:rFonts w:ascii="Cambria Math" w:hAnsi="Cambria Math" w:cs="Arial"/>
                <w:i/>
              </w:rPr>
            </m:ctrlPr>
          </m:sSubPr>
          <m:e>
            <m:r>
              <w:rPr>
                <w:rFonts w:ascii="Cambria Math" w:hAnsi="Cambria Math" w:cs="Arial"/>
              </w:rPr>
              <m:t>P</m:t>
            </m:r>
          </m:e>
          <m:sub>
            <m:r>
              <w:rPr>
                <w:rFonts w:ascii="Cambria Math" w:hAnsi="Cambria Math" w:cs="Arial"/>
              </w:rPr>
              <m:t>ND</m:t>
            </m:r>
          </m:sub>
        </m:sSub>
      </m:oMath>
      <w:r>
        <w:rPr>
          <w:rFonts w:ascii="Arial" w:hAnsi="Arial" w:cs="Arial" w:hint="eastAsia"/>
        </w:rPr>
        <w:t xml:space="preserve"> </w:t>
      </w:r>
      <w:r>
        <w:rPr>
          <w:rFonts w:ascii="Arial" w:hAnsi="Arial" w:cs="Arial"/>
        </w:rPr>
        <w:t xml:space="preserve">and </w:t>
      </w:r>
      <m:oMath>
        <m:sSub>
          <m:sSubPr>
            <m:ctrlPr>
              <w:rPr>
                <w:rFonts w:ascii="Cambria Math" w:hAnsi="Cambria Math" w:cs="Arial"/>
                <w:i/>
              </w:rPr>
            </m:ctrlPr>
          </m:sSubPr>
          <m:e>
            <m:r>
              <w:rPr>
                <w:rFonts w:ascii="Cambria Math" w:hAnsi="Cambria Math" w:cs="Arial"/>
              </w:rPr>
              <m:t>Q</m:t>
            </m:r>
          </m:e>
          <m:sub>
            <m:r>
              <w:rPr>
                <w:rFonts w:ascii="Cambria Math" w:hAnsi="Cambria Math" w:cs="Arial"/>
              </w:rPr>
              <m:t>TCF</m:t>
            </m:r>
          </m:sub>
        </m:sSub>
      </m:oMath>
      <w:r>
        <w:rPr>
          <w:rFonts w:ascii="Arial" w:hAnsi="Arial" w:cs="Arial" w:hint="eastAsia"/>
        </w:rPr>
        <w:t xml:space="preserve"> </w:t>
      </w:r>
      <w:r>
        <w:rPr>
          <w:rFonts w:ascii="Arial" w:hAnsi="Arial" w:cs="Arial"/>
        </w:rPr>
        <w:t xml:space="preserve">are </w:t>
      </w:r>
      <w:r w:rsidR="00FC4A05">
        <w:rPr>
          <w:rFonts w:ascii="Arial" w:hAnsi="Arial" w:cs="Arial"/>
        </w:rPr>
        <w:t>given in</w:t>
      </w:r>
      <w:r>
        <w:rPr>
          <w:rFonts w:ascii="Arial" w:hAnsi="Arial" w:cs="Arial"/>
        </w:rPr>
        <w:t xml:space="preserve"> Appendix.</w:t>
      </w:r>
    </w:p>
    <w:p w14:paraId="4A5B19D6" w14:textId="3911DA84" w:rsidR="006B135E" w:rsidRDefault="00D93234" w:rsidP="00493F01">
      <w:pPr>
        <w:pStyle w:val="a3"/>
        <w:ind w:leftChars="0" w:left="0" w:firstLineChars="100" w:firstLine="210"/>
        <w:rPr>
          <w:rFonts w:ascii="Arial" w:hAnsi="Arial" w:cs="Arial"/>
        </w:rPr>
      </w:pPr>
      <w:r>
        <w:rPr>
          <w:rFonts w:ascii="Arial" w:hAnsi="Arial" w:cs="Arial"/>
          <w:highlight w:val="yellow"/>
        </w:rPr>
        <w:t>The</w:t>
      </w:r>
      <w:r w:rsidR="002A7A2E" w:rsidRPr="008E1A00">
        <w:rPr>
          <w:rFonts w:ascii="Arial" w:hAnsi="Arial" w:cs="Arial"/>
          <w:highlight w:val="yellow"/>
        </w:rPr>
        <w:t xml:space="preserve"> data from</w:t>
      </w:r>
      <w:r w:rsidR="006B135E" w:rsidRPr="008E1A00">
        <w:rPr>
          <w:rFonts w:ascii="Arial" w:hAnsi="Arial" w:cs="Arial"/>
          <w:highlight w:val="yellow"/>
        </w:rPr>
        <w:t xml:space="preserve"> Nov 2020 to June 2021 </w:t>
      </w:r>
      <w:r>
        <w:rPr>
          <w:rFonts w:ascii="Arial" w:hAnsi="Arial" w:cs="Arial"/>
          <w:highlight w:val="yellow"/>
        </w:rPr>
        <w:t xml:space="preserve">were </w:t>
      </w:r>
      <w:r w:rsidR="006B135E" w:rsidRPr="008E1A00">
        <w:rPr>
          <w:rFonts w:ascii="Arial" w:hAnsi="Arial" w:cs="Arial"/>
          <w:highlight w:val="yellow"/>
        </w:rPr>
        <w:t>unstable</w:t>
      </w:r>
      <w:r w:rsidR="003D42E8">
        <w:rPr>
          <w:rFonts w:ascii="Arial" w:hAnsi="Arial" w:cs="Arial"/>
          <w:highlight w:val="yellow"/>
        </w:rPr>
        <w:t xml:space="preserve"> (and</w:t>
      </w:r>
      <w:r w:rsidR="00AE5B9F" w:rsidRPr="008E1A00">
        <w:rPr>
          <w:rFonts w:ascii="Arial" w:hAnsi="Arial" w:cs="Arial"/>
          <w:highlight w:val="yellow"/>
        </w:rPr>
        <w:t xml:space="preserve"> marked in gray</w:t>
      </w:r>
      <w:r w:rsidR="003D42E8">
        <w:rPr>
          <w:rFonts w:ascii="Arial" w:hAnsi="Arial" w:cs="Arial"/>
          <w:highlight w:val="yellow"/>
        </w:rPr>
        <w:t xml:space="preserve"> in the figure below), noting a </w:t>
      </w:r>
      <w:commentRangeStart w:id="10"/>
      <w:commentRangeStart w:id="11"/>
      <w:r w:rsidR="003D42E8">
        <w:rPr>
          <w:rFonts w:ascii="Arial" w:hAnsi="Arial" w:cs="Arial"/>
          <w:highlight w:val="yellow"/>
        </w:rPr>
        <w:t>significant number of data points at zero</w:t>
      </w:r>
      <w:commentRangeEnd w:id="10"/>
      <w:r w:rsidR="003D42E8">
        <w:rPr>
          <w:rStyle w:val="a4"/>
        </w:rPr>
        <w:commentReference w:id="10"/>
      </w:r>
      <w:commentRangeEnd w:id="11"/>
      <w:r w:rsidR="007D52B1">
        <w:rPr>
          <w:rStyle w:val="a4"/>
        </w:rPr>
        <w:commentReference w:id="11"/>
      </w:r>
      <w:r w:rsidR="006B135E" w:rsidRPr="008E1A00">
        <w:rPr>
          <w:rFonts w:ascii="Arial" w:hAnsi="Arial" w:cs="Arial"/>
          <w:highlight w:val="yellow"/>
        </w:rPr>
        <w:t xml:space="preserve">. The trends </w:t>
      </w:r>
      <w:r w:rsidR="00AE5B9F" w:rsidRPr="008E1A00">
        <w:rPr>
          <w:rFonts w:ascii="Arial" w:hAnsi="Arial" w:cs="Arial"/>
          <w:highlight w:val="yellow"/>
        </w:rPr>
        <w:t xml:space="preserve">of </w:t>
      </w:r>
      <w:r w:rsidR="00C05E81">
        <w:rPr>
          <w:rFonts w:ascii="Arial" w:hAnsi="Arial" w:cs="Arial"/>
          <w:highlight w:val="yellow"/>
        </w:rPr>
        <w:t xml:space="preserve">the </w:t>
      </w:r>
      <w:r w:rsidR="00AE5B9F" w:rsidRPr="008E1A00">
        <w:rPr>
          <w:rFonts w:ascii="Arial" w:hAnsi="Arial" w:cs="Arial"/>
          <w:highlight w:val="yellow"/>
        </w:rPr>
        <w:t>Permeate Flow f</w:t>
      </w:r>
      <w:r w:rsidR="008B3537">
        <w:rPr>
          <w:rFonts w:ascii="Arial" w:hAnsi="Arial" w:cs="Arial"/>
          <w:highlight w:val="yellow"/>
        </w:rPr>
        <w:t>ro</w:t>
      </w:r>
      <w:r w:rsidR="00AE5B9F" w:rsidRPr="008E1A00">
        <w:rPr>
          <w:rFonts w:ascii="Arial" w:hAnsi="Arial" w:cs="Arial"/>
          <w:highlight w:val="yellow"/>
        </w:rPr>
        <w:t>m 1</w:t>
      </w:r>
      <w:r w:rsidR="00AE5B9F" w:rsidRPr="008E1A00">
        <w:rPr>
          <w:rFonts w:ascii="Arial" w:hAnsi="Arial" w:cs="Arial"/>
          <w:highlight w:val="yellow"/>
          <w:vertAlign w:val="superscript"/>
        </w:rPr>
        <w:t>st</w:t>
      </w:r>
      <w:r w:rsidR="00AE5B9F" w:rsidRPr="008E1A00">
        <w:rPr>
          <w:rFonts w:ascii="Arial" w:hAnsi="Arial" w:cs="Arial"/>
          <w:highlight w:val="yellow"/>
        </w:rPr>
        <w:t xml:space="preserve"> to 3</w:t>
      </w:r>
      <w:r w:rsidR="00AE5B9F" w:rsidRPr="008E1A00">
        <w:rPr>
          <w:rFonts w:ascii="Arial" w:hAnsi="Arial" w:cs="Arial"/>
          <w:highlight w:val="yellow"/>
          <w:vertAlign w:val="superscript"/>
        </w:rPr>
        <w:t>rd</w:t>
      </w:r>
      <w:r w:rsidR="00AE5B9F" w:rsidRPr="008E1A00">
        <w:rPr>
          <w:rFonts w:ascii="Arial" w:hAnsi="Arial" w:cs="Arial"/>
          <w:highlight w:val="yellow"/>
        </w:rPr>
        <w:t xml:space="preserve"> and </w:t>
      </w:r>
      <w:r w:rsidR="00C05E81">
        <w:rPr>
          <w:rFonts w:ascii="Arial" w:hAnsi="Arial" w:cs="Arial"/>
          <w:highlight w:val="yellow"/>
        </w:rPr>
        <w:t xml:space="preserve">the </w:t>
      </w:r>
      <w:r w:rsidR="00AE5B9F" w:rsidRPr="008E1A00">
        <w:rPr>
          <w:rFonts w:ascii="Arial" w:hAnsi="Arial" w:cs="Arial"/>
          <w:highlight w:val="yellow"/>
        </w:rPr>
        <w:t xml:space="preserve">Overall Permeate Flow were decreasing from 20 to 8 </w:t>
      </w:r>
      <w:r w:rsidR="00C05E81">
        <w:rPr>
          <w:rFonts w:ascii="Arial" w:hAnsi="Arial" w:cs="Arial"/>
          <w:highlight w:val="yellow"/>
        </w:rPr>
        <w:t>GPM</w:t>
      </w:r>
      <w:r w:rsidR="00AE5B9F" w:rsidRPr="008E1A00">
        <w:rPr>
          <w:rFonts w:ascii="Arial" w:hAnsi="Arial" w:cs="Arial"/>
          <w:highlight w:val="yellow"/>
        </w:rPr>
        <w:t xml:space="preserve">, 8 to 5 </w:t>
      </w:r>
      <w:r w:rsidR="00C05E81">
        <w:rPr>
          <w:rFonts w:ascii="Arial" w:hAnsi="Arial" w:cs="Arial"/>
          <w:highlight w:val="yellow"/>
        </w:rPr>
        <w:t>GPM</w:t>
      </w:r>
      <w:r w:rsidR="00AE5B9F" w:rsidRPr="008E1A00">
        <w:rPr>
          <w:rFonts w:ascii="Arial" w:hAnsi="Arial" w:cs="Arial"/>
          <w:highlight w:val="yellow"/>
        </w:rPr>
        <w:t>, 3 to 1.6</w:t>
      </w:r>
      <w:r w:rsidR="00C05E81">
        <w:rPr>
          <w:rFonts w:ascii="Arial" w:hAnsi="Arial" w:cs="Arial"/>
          <w:highlight w:val="yellow"/>
        </w:rPr>
        <w:t xml:space="preserve"> GPM</w:t>
      </w:r>
      <w:r w:rsidR="00AE5B9F" w:rsidRPr="008E1A00">
        <w:rPr>
          <w:rFonts w:ascii="Arial" w:hAnsi="Arial" w:cs="Arial"/>
          <w:highlight w:val="yellow"/>
        </w:rPr>
        <w:t xml:space="preserve">, and 25 to 17 </w:t>
      </w:r>
      <w:r w:rsidR="00C05E81">
        <w:rPr>
          <w:rFonts w:ascii="Arial" w:hAnsi="Arial" w:cs="Arial"/>
          <w:highlight w:val="yellow"/>
        </w:rPr>
        <w:t>GPM</w:t>
      </w:r>
      <w:r w:rsidR="00AE5B9F" w:rsidRPr="008E1A00">
        <w:rPr>
          <w:rFonts w:ascii="Arial" w:hAnsi="Arial" w:cs="Arial"/>
          <w:highlight w:val="yellow"/>
        </w:rPr>
        <w:t xml:space="preserve"> except for </w:t>
      </w:r>
      <w:r w:rsidR="003D42E8">
        <w:rPr>
          <w:rFonts w:ascii="Arial" w:hAnsi="Arial" w:cs="Arial"/>
          <w:highlight w:val="yellow"/>
        </w:rPr>
        <w:t xml:space="preserve">the </w:t>
      </w:r>
      <w:r w:rsidR="00AE5B9F" w:rsidRPr="008E1A00">
        <w:rPr>
          <w:rFonts w:ascii="Arial" w:hAnsi="Arial" w:cs="Arial"/>
          <w:highlight w:val="yellow"/>
        </w:rPr>
        <w:t xml:space="preserve">unstable data marked in gray. </w:t>
      </w:r>
      <w:r w:rsidR="003D42E8">
        <w:rPr>
          <w:rFonts w:ascii="Arial" w:hAnsi="Arial" w:cs="Arial"/>
          <w:highlight w:val="yellow"/>
        </w:rPr>
        <w:t>Overall, the permeate flow</w:t>
      </w:r>
      <w:r w:rsidR="00AE5B9F" w:rsidRPr="008E1A00">
        <w:rPr>
          <w:rFonts w:ascii="Arial" w:hAnsi="Arial" w:cs="Arial"/>
          <w:highlight w:val="yellow"/>
        </w:rPr>
        <w:t xml:space="preserve"> decreased by 30% in 2 years.</w:t>
      </w:r>
      <w:commentRangeEnd w:id="8"/>
      <w:r w:rsidR="003D42E8">
        <w:rPr>
          <w:rStyle w:val="a4"/>
        </w:rPr>
        <w:commentReference w:id="8"/>
      </w:r>
      <w:commentRangeEnd w:id="9"/>
      <w:r w:rsidR="004A05CE">
        <w:rPr>
          <w:rStyle w:val="a4"/>
        </w:rPr>
        <w:commentReference w:id="9"/>
      </w:r>
    </w:p>
    <w:p w14:paraId="70A276AB" w14:textId="3E951160" w:rsidR="006B135E" w:rsidRDefault="006B135E" w:rsidP="006B135E">
      <w:pPr>
        <w:pStyle w:val="a3"/>
        <w:ind w:leftChars="0" w:left="0"/>
        <w:rPr>
          <w:rFonts w:ascii="Arial" w:hAnsi="Arial" w:cs="Arial"/>
        </w:rPr>
      </w:pPr>
    </w:p>
    <w:p w14:paraId="77C86C09" w14:textId="7C5521A2" w:rsidR="006B135E" w:rsidRDefault="00CA0CED" w:rsidP="00CA0CED">
      <w:pPr>
        <w:pStyle w:val="a3"/>
        <w:ind w:leftChars="0" w:left="0"/>
        <w:jc w:val="center"/>
        <w:rPr>
          <w:rFonts w:ascii="Arial" w:hAnsi="Arial" w:cs="Arial"/>
        </w:rPr>
      </w:pPr>
      <w:r>
        <w:rPr>
          <w:rFonts w:ascii="Arial" w:hAnsi="Arial" w:cs="Arial"/>
          <w:noProof/>
        </w:rPr>
        <w:drawing>
          <wp:inline distT="0" distB="0" distL="0" distR="0" wp14:anchorId="74007C01" wp14:editId="12FCC669">
            <wp:extent cx="6240324" cy="3396496"/>
            <wp:effectExtent l="0" t="0" r="8255"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57108" cy="3405631"/>
                    </a:xfrm>
                    <a:prstGeom prst="rect">
                      <a:avLst/>
                    </a:prstGeom>
                    <a:noFill/>
                    <a:ln>
                      <a:noFill/>
                    </a:ln>
                  </pic:spPr>
                </pic:pic>
              </a:graphicData>
            </a:graphic>
          </wp:inline>
        </w:drawing>
      </w:r>
    </w:p>
    <w:p w14:paraId="32AA2941" w14:textId="253FD91E" w:rsidR="00AE5B9F" w:rsidRDefault="00AE5B9F" w:rsidP="00AE5B9F">
      <w:pPr>
        <w:pStyle w:val="a3"/>
        <w:ind w:leftChars="0" w:left="0"/>
        <w:jc w:val="center"/>
        <w:rPr>
          <w:rFonts w:ascii="Arial" w:hAnsi="Arial" w:cs="Arial"/>
        </w:rPr>
      </w:pPr>
      <w:r>
        <w:rPr>
          <w:rFonts w:ascii="Arial" w:hAnsi="Arial" w:cs="Arial" w:hint="eastAsia"/>
        </w:rPr>
        <w:t>F</w:t>
      </w:r>
      <w:r>
        <w:rPr>
          <w:rFonts w:ascii="Arial" w:hAnsi="Arial" w:cs="Arial"/>
        </w:rPr>
        <w:t xml:space="preserve">igure </w:t>
      </w:r>
      <w:r w:rsidR="00A86BC4">
        <w:rPr>
          <w:rFonts w:ascii="Arial" w:hAnsi="Arial" w:cs="Arial"/>
        </w:rPr>
        <w:t>1</w:t>
      </w:r>
      <w:r w:rsidR="004A05CE">
        <w:rPr>
          <w:rFonts w:ascii="Arial" w:hAnsi="Arial" w:cs="Arial"/>
        </w:rPr>
        <w:t>2</w:t>
      </w:r>
      <w:r>
        <w:rPr>
          <w:rFonts w:ascii="Arial" w:hAnsi="Arial" w:cs="Arial"/>
        </w:rPr>
        <w:t xml:space="preserve">: </w:t>
      </w:r>
      <w:r w:rsidR="00A00812">
        <w:rPr>
          <w:rFonts w:ascii="Arial" w:hAnsi="Arial" w:cs="Arial"/>
        </w:rPr>
        <w:t xml:space="preserve">Normalized </w:t>
      </w:r>
      <w:r>
        <w:rPr>
          <w:rFonts w:ascii="Arial" w:hAnsi="Arial" w:cs="Arial"/>
        </w:rPr>
        <w:t>Permeate Flow</w:t>
      </w:r>
    </w:p>
    <w:p w14:paraId="74B1ECD5" w14:textId="02B3EFF5" w:rsidR="0024112B" w:rsidRDefault="0024112B" w:rsidP="00493F01">
      <w:pPr>
        <w:pStyle w:val="a3"/>
        <w:ind w:leftChars="0" w:left="0" w:firstLineChars="100" w:firstLine="210"/>
        <w:rPr>
          <w:rFonts w:ascii="Arial" w:hAnsi="Arial" w:cs="Arial"/>
          <w:strike/>
        </w:rPr>
      </w:pPr>
    </w:p>
    <w:p w14:paraId="7CD6F377" w14:textId="1D791756" w:rsidR="00991E5B" w:rsidRPr="004A05CE" w:rsidRDefault="008E1A00" w:rsidP="00493F01">
      <w:pPr>
        <w:pStyle w:val="a3"/>
        <w:ind w:leftChars="0" w:left="0" w:firstLineChars="100" w:firstLine="210"/>
        <w:rPr>
          <w:rFonts w:ascii="Arial" w:hAnsi="Arial" w:cs="Arial"/>
        </w:rPr>
      </w:pPr>
      <w:r w:rsidRPr="004A05CE">
        <w:rPr>
          <w:rFonts w:ascii="Arial" w:hAnsi="Arial" w:cs="Arial" w:hint="eastAsia"/>
        </w:rPr>
        <w:t>F</w:t>
      </w:r>
      <w:r w:rsidRPr="004A05CE">
        <w:rPr>
          <w:rFonts w:ascii="Arial" w:hAnsi="Arial" w:cs="Arial"/>
        </w:rPr>
        <w:t xml:space="preserve">igure </w:t>
      </w:r>
      <w:r w:rsidR="00562AF9" w:rsidRPr="004A05CE">
        <w:rPr>
          <w:rFonts w:ascii="Arial" w:hAnsi="Arial" w:cs="Arial"/>
        </w:rPr>
        <w:t>1</w:t>
      </w:r>
      <w:r w:rsidR="004A05CE">
        <w:rPr>
          <w:rFonts w:ascii="Arial" w:hAnsi="Arial" w:cs="Arial"/>
        </w:rPr>
        <w:t>3</w:t>
      </w:r>
      <w:r w:rsidRPr="004A05CE">
        <w:rPr>
          <w:rFonts w:ascii="Arial" w:hAnsi="Arial" w:cs="Arial"/>
        </w:rPr>
        <w:t xml:space="preserve"> shows </w:t>
      </w:r>
      <w:r w:rsidR="00C05E81" w:rsidRPr="004A05CE">
        <w:rPr>
          <w:rFonts w:ascii="Arial" w:hAnsi="Arial" w:cs="Arial"/>
        </w:rPr>
        <w:t>the</w:t>
      </w:r>
      <w:r w:rsidR="005017A0" w:rsidRPr="004A05CE">
        <w:rPr>
          <w:rFonts w:ascii="Arial" w:hAnsi="Arial" w:cs="Arial"/>
        </w:rPr>
        <w:t xml:space="preserve"> Normalized</w:t>
      </w:r>
      <w:r w:rsidR="00C05E81" w:rsidRPr="004A05CE">
        <w:rPr>
          <w:rFonts w:ascii="Arial" w:hAnsi="Arial" w:cs="Arial"/>
        </w:rPr>
        <w:t xml:space="preserve"> </w:t>
      </w:r>
      <w:r w:rsidRPr="004A05CE">
        <w:rPr>
          <w:rFonts w:ascii="Arial" w:hAnsi="Arial" w:cs="Arial"/>
        </w:rPr>
        <w:t xml:space="preserve">Differential Pressure of each stage and </w:t>
      </w:r>
      <w:r w:rsidR="00C05E81" w:rsidRPr="004A05CE">
        <w:rPr>
          <w:rFonts w:ascii="Arial" w:hAnsi="Arial" w:cs="Arial"/>
        </w:rPr>
        <w:t xml:space="preserve">the </w:t>
      </w:r>
      <w:r w:rsidRPr="004A05CE">
        <w:rPr>
          <w:rFonts w:ascii="Arial" w:hAnsi="Arial" w:cs="Arial"/>
        </w:rPr>
        <w:t xml:space="preserve">Overall Differential Pressure </w:t>
      </w:r>
      <w:r w:rsidRPr="004A05CE">
        <w:rPr>
          <w:rFonts w:ascii="Arial" w:hAnsi="Arial" w:cs="Arial"/>
        </w:rPr>
        <w:lastRenderedPageBreak/>
        <w:t>after Nov 2020</w:t>
      </w:r>
      <w:r w:rsidR="008B3537" w:rsidRPr="004A05CE">
        <w:rPr>
          <w:rFonts w:ascii="Arial" w:hAnsi="Arial" w:cs="Arial"/>
        </w:rPr>
        <w:t xml:space="preserve">, which </w:t>
      </w:r>
      <w:r w:rsidR="00C05E81" w:rsidRPr="004A05CE">
        <w:rPr>
          <w:rFonts w:ascii="Arial" w:hAnsi="Arial" w:cs="Arial"/>
        </w:rPr>
        <w:t>were</w:t>
      </w:r>
      <w:r w:rsidR="008B3537" w:rsidRPr="004A05CE">
        <w:rPr>
          <w:rFonts w:ascii="Arial" w:hAnsi="Arial" w:cs="Arial"/>
        </w:rPr>
        <w:t xml:space="preserve"> corrected by temperature</w:t>
      </w:r>
      <w:r w:rsidRPr="004A05CE">
        <w:rPr>
          <w:rFonts w:ascii="Arial" w:hAnsi="Arial" w:cs="Arial"/>
        </w:rPr>
        <w:t>.</w:t>
      </w:r>
      <w:r w:rsidR="008B3537" w:rsidRPr="004A05CE">
        <w:rPr>
          <w:rFonts w:ascii="Arial" w:hAnsi="Arial" w:cs="Arial"/>
        </w:rPr>
        <w:t xml:space="preserve"> </w:t>
      </w:r>
    </w:p>
    <w:p w14:paraId="320193FE" w14:textId="70076E3E" w:rsidR="00991E5B" w:rsidRDefault="00991E5B" w:rsidP="00493F01">
      <w:pPr>
        <w:pStyle w:val="a3"/>
        <w:ind w:leftChars="0" w:left="0" w:firstLineChars="100" w:firstLine="210"/>
        <w:rPr>
          <w:rFonts w:ascii="Arial" w:hAnsi="Arial" w:cs="Arial"/>
          <w:highlight w:val="yellow"/>
        </w:rPr>
      </w:pPr>
      <w:r w:rsidRPr="004A05CE">
        <w:rPr>
          <w:rFonts w:ascii="Arial" w:hAnsi="Arial" w:cs="Arial"/>
        </w:rPr>
        <w:t xml:space="preserve">The </w:t>
      </w:r>
      <w:r w:rsidRPr="004A05CE">
        <w:rPr>
          <w:rFonts w:ascii="Arial" w:hAnsi="Arial" w:cs="Arial" w:hint="eastAsia"/>
        </w:rPr>
        <w:t>T</w:t>
      </w:r>
      <w:r w:rsidRPr="004A05CE">
        <w:rPr>
          <w:rFonts w:ascii="Arial" w:hAnsi="Arial" w:cs="Arial"/>
        </w:rPr>
        <w:t xml:space="preserve">emperature correction data for the </w:t>
      </w:r>
      <w:r w:rsidR="007D2906" w:rsidRPr="004A05CE">
        <w:rPr>
          <w:rFonts w:ascii="Arial" w:hAnsi="Arial" w:cs="Arial"/>
        </w:rPr>
        <w:t>Salt Passage</w:t>
      </w:r>
      <w:r w:rsidRPr="004A05CE">
        <w:rPr>
          <w:rFonts w:ascii="Arial" w:hAnsi="Arial" w:cs="Arial"/>
        </w:rPr>
        <w:t xml:space="preserve"> were generated using the equation</w:t>
      </w:r>
      <w:r w:rsidR="00355334" w:rsidRPr="004A05CE">
        <w:rPr>
          <w:rFonts w:ascii="Arial" w:hAnsi="Arial" w:cs="Arial"/>
        </w:rPr>
        <w:t>s</w:t>
      </w:r>
      <w:r w:rsidRPr="004A05CE">
        <w:rPr>
          <w:rFonts w:ascii="Arial" w:hAnsi="Arial" w:cs="Arial"/>
        </w:rPr>
        <w:t xml:space="preserve"> below provided by Toray.</w:t>
      </w:r>
      <w:r w:rsidRPr="004A05CE">
        <w:rPr>
          <w:rFonts w:ascii="Arial" w:hAnsi="Arial" w:cs="Arial" w:hint="eastAsia"/>
        </w:rPr>
        <w:t xml:space="preserve"> </w:t>
      </w:r>
      <w:r w:rsidRPr="004A05CE">
        <w:rPr>
          <w:rFonts w:ascii="Arial" w:hAnsi="Arial" w:cs="Arial"/>
        </w:rPr>
        <w:t xml:space="preserve">It was calculated </w:t>
      </w:r>
      <w:r w:rsidR="003D42E8" w:rsidRPr="004A05CE">
        <w:rPr>
          <w:rFonts w:ascii="Arial" w:hAnsi="Arial" w:cs="Arial"/>
        </w:rPr>
        <w:t>using</w:t>
      </w:r>
      <w:r w:rsidRPr="004A05CE">
        <w:rPr>
          <w:rFonts w:ascii="Arial" w:hAnsi="Arial" w:cs="Arial"/>
        </w:rPr>
        <w:t xml:space="preserve"> </w:t>
      </w:r>
      <w:r w:rsidR="005E7414" w:rsidRPr="004A05CE">
        <w:rPr>
          <w:rFonts w:ascii="Arial" w:hAnsi="Arial" w:cs="Arial"/>
        </w:rPr>
        <w:t xml:space="preserve">Permeate Flow, </w:t>
      </w:r>
      <w:r w:rsidRPr="004A05CE">
        <w:rPr>
          <w:rFonts w:ascii="Arial" w:hAnsi="Arial" w:cs="Arial"/>
        </w:rPr>
        <w:t>TCF</w:t>
      </w:r>
      <w:r w:rsidR="005E7414" w:rsidRPr="004A05CE">
        <w:rPr>
          <w:rFonts w:ascii="Arial" w:hAnsi="Arial" w:cs="Arial"/>
        </w:rPr>
        <w:t>, Feed Brine, and Feed TDS</w:t>
      </w:r>
      <w:r w:rsidRPr="004A05CE">
        <w:rPr>
          <w:rFonts w:ascii="Arial" w:hAnsi="Arial" w:cs="Arial"/>
        </w:rPr>
        <w:t>.</w:t>
      </w:r>
      <w:r w:rsidR="005E7414" w:rsidRPr="004A05CE">
        <w:rPr>
          <w:rFonts w:ascii="Arial" w:hAnsi="Arial" w:cs="Arial"/>
        </w:rPr>
        <w:t xml:space="preserve"> Feed Brine </w:t>
      </w:r>
      <m:oMath>
        <m:r>
          <w:rPr>
            <w:rFonts w:ascii="Cambria Math" w:hAnsi="Cambria Math" w:cs="Arial"/>
          </w:rPr>
          <m:t>F</m:t>
        </m:r>
        <m:sSub>
          <m:sSubPr>
            <m:ctrlPr>
              <w:rPr>
                <w:rFonts w:ascii="Cambria Math" w:hAnsi="Cambria Math" w:cs="Arial"/>
                <w:i/>
              </w:rPr>
            </m:ctrlPr>
          </m:sSubPr>
          <m:e>
            <m:r>
              <w:rPr>
                <w:rFonts w:ascii="Cambria Math" w:hAnsi="Cambria Math" w:cs="Arial"/>
              </w:rPr>
              <m:t>B</m:t>
            </m:r>
          </m:e>
          <m:sub>
            <m:r>
              <m:rPr>
                <m:sty m:val="p"/>
              </m:rPr>
              <w:rPr>
                <w:rFonts w:ascii="Cambria Math" w:hAnsi="Cambria Math" w:cs="Arial"/>
              </w:rPr>
              <m:t>lm</m:t>
            </m:r>
          </m:sub>
        </m:sSub>
      </m:oMath>
      <w:r w:rsidR="00266753">
        <w:rPr>
          <w:rFonts w:ascii="Arial" w:hAnsi="Arial" w:cs="Arial" w:hint="eastAsia"/>
        </w:rPr>
        <w:t xml:space="preserve"> </w:t>
      </w:r>
      <w:commentRangeStart w:id="12"/>
      <w:commentRangeStart w:id="13"/>
      <w:r w:rsidR="005E7414">
        <w:rPr>
          <w:rFonts w:ascii="Arial" w:hAnsi="Arial" w:cs="Arial"/>
          <w:highlight w:val="yellow"/>
        </w:rPr>
        <w:t xml:space="preserve">and Feed TDS </w:t>
      </w:r>
      <m:oMath>
        <m:r>
          <w:rPr>
            <w:rFonts w:ascii="Cambria Math" w:hAnsi="Cambria Math" w:cs="Arial"/>
            <w:highlight w:val="yellow"/>
          </w:rPr>
          <m:t>TD</m:t>
        </m:r>
        <m:sSub>
          <m:sSubPr>
            <m:ctrlPr>
              <w:rPr>
                <w:rFonts w:ascii="Cambria Math" w:hAnsi="Cambria Math" w:cs="Arial"/>
                <w:i/>
              </w:rPr>
            </m:ctrlPr>
          </m:sSubPr>
          <m:e>
            <m:r>
              <w:rPr>
                <w:rFonts w:ascii="Cambria Math" w:hAnsi="Cambria Math" w:cs="Arial"/>
                <w:highlight w:val="yellow"/>
              </w:rPr>
              <m:t>S</m:t>
            </m:r>
            <m:ctrlPr>
              <w:rPr>
                <w:rFonts w:ascii="Cambria Math" w:hAnsi="Cambria Math" w:cs="Arial"/>
                <w:i/>
                <w:highlight w:val="yellow"/>
              </w:rPr>
            </m:ctrlPr>
          </m:e>
          <m:sub>
            <m:r>
              <m:rPr>
                <m:sty m:val="p"/>
              </m:rPr>
              <w:rPr>
                <w:rFonts w:ascii="Cambria Math" w:hAnsi="Cambria Math" w:cs="Arial"/>
                <w:highlight w:val="yellow"/>
              </w:rPr>
              <m:t>feed</m:t>
            </m:r>
          </m:sub>
        </m:sSub>
      </m:oMath>
      <w:r w:rsidR="00266753">
        <w:rPr>
          <w:rFonts w:ascii="Arial" w:hAnsi="Arial" w:cs="Arial" w:hint="eastAsia"/>
        </w:rPr>
        <w:t xml:space="preserve"> </w:t>
      </w:r>
      <w:r w:rsidR="00266753">
        <w:rPr>
          <w:rFonts w:ascii="Arial" w:hAnsi="Arial" w:cs="Arial"/>
        </w:rPr>
        <w:t>are</w:t>
      </w:r>
      <w:r w:rsidR="005E7414">
        <w:rPr>
          <w:rFonts w:ascii="Arial" w:hAnsi="Arial" w:cs="Arial"/>
          <w:highlight w:val="yellow"/>
        </w:rPr>
        <w:t xml:space="preserve"> calculated by </w:t>
      </w:r>
      <w:r w:rsidR="00266753">
        <w:rPr>
          <w:rFonts w:ascii="Arial" w:hAnsi="Arial" w:cs="Arial"/>
          <w:highlight w:val="yellow"/>
        </w:rPr>
        <w:t xml:space="preserve">the equations shown above in Normalized </w:t>
      </w:r>
      <w:r w:rsidR="005E7414">
        <w:rPr>
          <w:rFonts w:ascii="Arial" w:hAnsi="Arial" w:cs="Arial"/>
          <w:highlight w:val="yellow"/>
        </w:rPr>
        <w:t>Permeate Flow calculation.</w:t>
      </w:r>
      <w:commentRangeEnd w:id="12"/>
      <w:r w:rsidR="003D42E8">
        <w:rPr>
          <w:rStyle w:val="a4"/>
        </w:rPr>
        <w:commentReference w:id="12"/>
      </w:r>
      <w:commentRangeEnd w:id="13"/>
      <w:r w:rsidR="007D52B1">
        <w:rPr>
          <w:rStyle w:val="a4"/>
        </w:rPr>
        <w:commentReference w:id="13"/>
      </w:r>
    </w:p>
    <w:p w14:paraId="6E54A2A2" w14:textId="14A28D42" w:rsidR="00991E5B" w:rsidRDefault="00991E5B" w:rsidP="005E7414">
      <w:pPr>
        <w:pStyle w:val="a3"/>
        <w:ind w:leftChars="0" w:left="0"/>
        <w:rPr>
          <w:rFonts w:ascii="Arial" w:hAnsi="Arial" w:cs="Arial"/>
        </w:rPr>
      </w:pPr>
    </w:p>
    <w:p w14:paraId="3798EB3E" w14:textId="39C4D7B7" w:rsidR="00353EAC" w:rsidRDefault="00353EAC" w:rsidP="00353EAC">
      <w:pPr>
        <w:pStyle w:val="a3"/>
        <w:ind w:leftChars="0" w:left="0"/>
        <w:rPr>
          <w:rFonts w:ascii="Arial" w:hAnsi="Arial" w:cs="Arial"/>
        </w:rPr>
      </w:pPr>
      <w:r>
        <w:rPr>
          <w:rFonts w:ascii="Arial" w:hAnsi="Arial" w:cs="Arial"/>
        </w:rPr>
        <w:t xml:space="preserve">Normalized Salt Passage </w:t>
      </w:r>
      <m:oMath>
        <m:acc>
          <m:accPr>
            <m:ctrlPr>
              <w:rPr>
                <w:rFonts w:ascii="Cambria Math" w:hAnsi="Cambria Math" w:cs="Arial"/>
                <w:i/>
              </w:rPr>
            </m:ctrlPr>
          </m:accPr>
          <m:e>
            <m:r>
              <w:rPr>
                <w:rFonts w:ascii="Cambria Math" w:hAnsi="Cambria Math" w:cs="Arial"/>
              </w:rPr>
              <m:t>SP</m:t>
            </m:r>
          </m:e>
        </m:acc>
        <m:r>
          <w:rPr>
            <w:rFonts w:ascii="Cambria Math" w:hAnsi="Cambria Math" w:cs="Arial"/>
          </w:rPr>
          <m:t>(t) [%]</m:t>
        </m:r>
      </m:oMath>
      <w:r>
        <w:rPr>
          <w:rFonts w:ascii="Arial" w:hAnsi="Arial" w:cs="Arial"/>
        </w:rPr>
        <w:t xml:space="preserve"> is given by </w:t>
      </w:r>
      <w:proofErr w:type="gramStart"/>
      <w:r>
        <w:rPr>
          <w:rFonts w:ascii="Arial" w:hAnsi="Arial" w:cs="Arial"/>
        </w:rPr>
        <w:t>Eqs.(</w:t>
      </w:r>
      <w:proofErr w:type="gramEnd"/>
      <w:r>
        <w:rPr>
          <w:rFonts w:ascii="Arial" w:hAnsi="Arial" w:cs="Arial"/>
        </w:rPr>
        <w:t>7) and (8).</w:t>
      </w:r>
    </w:p>
    <w:p w14:paraId="0085732F" w14:textId="008F1581" w:rsidR="00353EAC" w:rsidRPr="00524F5F" w:rsidRDefault="00B425E9" w:rsidP="00353EAC">
      <w:pPr>
        <w:pStyle w:val="a3"/>
        <w:ind w:leftChars="0" w:left="0"/>
        <w:rPr>
          <w:rFonts w:ascii="Arial" w:hAnsi="Arial" w:cs="Arial"/>
        </w:rPr>
      </w:pPr>
      <m:oMathPara>
        <m:oMath>
          <m:eqArr>
            <m:eqArrPr>
              <m:maxDist m:val="1"/>
              <m:ctrlPr>
                <w:rPr>
                  <w:rFonts w:ascii="Cambria Math" w:hAnsi="Cambria Math" w:cs="Arial"/>
                  <w:i/>
                </w:rPr>
              </m:ctrlPr>
            </m:eqArrPr>
            <m:e>
              <m:acc>
                <m:accPr>
                  <m:ctrlPr>
                    <w:rPr>
                      <w:rFonts w:ascii="Cambria Math" w:hAnsi="Cambria Math" w:cs="Arial"/>
                      <w:i/>
                    </w:rPr>
                  </m:ctrlPr>
                </m:accPr>
                <m:e>
                  <m:r>
                    <w:rPr>
                      <w:rFonts w:ascii="Cambria Math" w:hAnsi="Cambria Math" w:cs="Arial"/>
                    </w:rPr>
                    <m:t>SP</m:t>
                  </m:r>
                </m:e>
              </m:acc>
              <m:r>
                <w:rPr>
                  <w:rFonts w:ascii="Cambria Math" w:hAnsi="Cambria Math" w:cs="Arial"/>
                </w:rPr>
                <m:t>(t)=</m:t>
              </m:r>
              <m:r>
                <w:rPr>
                  <w:rFonts w:ascii="Cambria Math" w:hAnsi="Cambria Math"/>
                </w:rPr>
                <m:t>SP</m:t>
              </m:r>
              <m:r>
                <w:rPr>
                  <w:rFonts w:ascii="Cambria Math" w:hAnsi="Cambria Math" w:cs="Arial"/>
                </w:rPr>
                <m:t>(t)</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m:rPr>
                          <m:sty m:val="p"/>
                        </m:rPr>
                        <w:rPr>
                          <w:rFonts w:ascii="Cambria Math" w:hAnsi="Cambria Math"/>
                        </w:rPr>
                        <m:t>perm</m:t>
                      </m:r>
                    </m:sub>
                  </m:sSub>
                  <m:r>
                    <w:rPr>
                      <w:rFonts w:ascii="Cambria Math" w:hAnsi="Cambria Math" w:cs="Arial"/>
                    </w:rPr>
                    <m:t>(t)</m:t>
                  </m:r>
                </m:num>
                <m:den>
                  <m:sSub>
                    <m:sSubPr>
                      <m:ctrlPr>
                        <w:rPr>
                          <w:rFonts w:ascii="Cambria Math" w:hAnsi="Cambria Math"/>
                        </w:rPr>
                      </m:ctrlPr>
                    </m:sSubPr>
                    <m:e>
                      <m:r>
                        <w:rPr>
                          <w:rFonts w:ascii="Cambria Math" w:hAnsi="Cambria Math"/>
                        </w:rPr>
                        <m:t>Q</m:t>
                      </m:r>
                    </m:e>
                    <m:sub>
                      <m:r>
                        <m:rPr>
                          <m:sty m:val="p"/>
                        </m:rPr>
                        <w:rPr>
                          <w:rFonts w:ascii="Cambria Math" w:hAnsi="Cambria Math"/>
                        </w:rPr>
                        <m:t>perm</m:t>
                      </m:r>
                    </m:sub>
                  </m:sSub>
                  <m:r>
                    <w:rPr>
                      <w:rFonts w:ascii="Cambria Math" w:hAnsi="Cambria Math"/>
                    </w:rPr>
                    <m:t>(t=ref)</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m:rPr>
                          <m:sty m:val="p"/>
                        </m:rPr>
                        <w:rPr>
                          <w:rFonts w:ascii="Cambria Math" w:hAnsi="Cambria Math"/>
                        </w:rPr>
                        <m:t>TCF</m:t>
                      </m:r>
                    </m:sub>
                  </m:sSub>
                  <m:r>
                    <w:rPr>
                      <w:rFonts w:ascii="Cambria Math" w:hAnsi="Cambria Math"/>
                    </w:rPr>
                    <m:t>(t=ref)</m:t>
                  </m:r>
                </m:num>
                <m:den>
                  <m:sSub>
                    <m:sSubPr>
                      <m:ctrlPr>
                        <w:rPr>
                          <w:rFonts w:ascii="Cambria Math" w:hAnsi="Cambria Math"/>
                        </w:rPr>
                      </m:ctrlPr>
                    </m:sSubPr>
                    <m:e>
                      <m:r>
                        <w:rPr>
                          <w:rFonts w:ascii="Cambria Math" w:hAnsi="Cambria Math"/>
                        </w:rPr>
                        <m:t>S</m:t>
                      </m:r>
                    </m:e>
                    <m:sub>
                      <m:r>
                        <m:rPr>
                          <m:sty m:val="p"/>
                        </m:rPr>
                        <w:rPr>
                          <w:rFonts w:ascii="Cambria Math" w:hAnsi="Cambria Math"/>
                        </w:rPr>
                        <m:t>TCF</m:t>
                      </m:r>
                    </m:sub>
                  </m:sSub>
                  <m:r>
                    <w:rPr>
                      <w:rFonts w:ascii="Cambria Math" w:hAnsi="Cambria Math" w:cs="Arial"/>
                    </w:rPr>
                    <m:t>(t)</m:t>
                  </m:r>
                </m:den>
              </m:f>
              <m:r>
                <m:rPr>
                  <m:sty m:val="p"/>
                </m:rPr>
                <w:rPr>
                  <w:rFonts w:ascii="Cambria Math" w:hAnsi="Cambria Math"/>
                </w:rPr>
                <m:t>×</m:t>
              </m:r>
              <m:f>
                <m:fPr>
                  <m:ctrlPr>
                    <w:rPr>
                      <w:rFonts w:ascii="Cambria Math" w:hAnsi="Cambria Math"/>
                    </w:rPr>
                  </m:ctrlPr>
                </m:fPr>
                <m:num>
                  <m:sSub>
                    <m:sSubPr>
                      <m:ctrlPr>
                        <w:rPr>
                          <w:rFonts w:ascii="Cambria Math" w:hAnsi="Cambria Math" w:cs="Arial"/>
                          <w:i/>
                        </w:rPr>
                      </m:ctrlPr>
                    </m:sSubPr>
                    <m:e>
                      <m:r>
                        <w:rPr>
                          <w:rFonts w:ascii="Cambria Math" w:hAnsi="Cambria Math" w:cs="Arial"/>
                        </w:rPr>
                        <m:t>LM</m:t>
                      </m:r>
                    </m:e>
                    <m:sub>
                      <m:r>
                        <m:rPr>
                          <m:sty m:val="p"/>
                        </m:rPr>
                        <w:rPr>
                          <w:rFonts w:ascii="Cambria Math" w:hAnsi="Cambria Math" w:cs="Arial"/>
                        </w:rPr>
                        <m:t>fb, TDS</m:t>
                      </m:r>
                    </m:sub>
                  </m:sSub>
                  <m:d>
                    <m:dPr>
                      <m:ctrlPr>
                        <w:rPr>
                          <w:rFonts w:ascii="Cambria Math" w:hAnsi="Cambria Math"/>
                          <w:i/>
                        </w:rPr>
                      </m:ctrlPr>
                    </m:dPr>
                    <m:e>
                      <m:r>
                        <w:rPr>
                          <w:rFonts w:ascii="Cambria Math" w:hAnsi="Cambria Math"/>
                        </w:rPr>
                        <m:t>t=ref</m:t>
                      </m:r>
                    </m:e>
                  </m:d>
                </m:num>
                <m:den>
                  <m:sSub>
                    <m:sSubPr>
                      <m:ctrlPr>
                        <w:rPr>
                          <w:rFonts w:ascii="Cambria Math" w:hAnsi="Cambria Math" w:cs="Arial"/>
                          <w:i/>
                        </w:rPr>
                      </m:ctrlPr>
                    </m:sSubPr>
                    <m:e>
                      <m:r>
                        <w:rPr>
                          <w:rFonts w:ascii="Cambria Math" w:hAnsi="Cambria Math" w:cs="Arial"/>
                        </w:rPr>
                        <m:t>LM</m:t>
                      </m:r>
                    </m:e>
                    <m:sub>
                      <m:r>
                        <m:rPr>
                          <m:sty m:val="p"/>
                        </m:rPr>
                        <w:rPr>
                          <w:rFonts w:ascii="Cambria Math" w:hAnsi="Cambria Math" w:cs="Arial"/>
                        </w:rPr>
                        <m:t>fb, TDS</m:t>
                      </m:r>
                    </m:sub>
                  </m:sSub>
                  <m:r>
                    <w:rPr>
                      <w:rFonts w:ascii="Cambria Math" w:hAnsi="Cambria Math" w:cs="Arial"/>
                    </w:rPr>
                    <m:t>(t)</m:t>
                  </m:r>
                </m:den>
              </m:f>
              <m:r>
                <m:rPr>
                  <m:sty m:val="p"/>
                </m:rPr>
                <w:rPr>
                  <w:rFonts w:ascii="Cambria Math" w:hAnsi="Cambria Math"/>
                </w:rPr>
                <m:t>×</m:t>
              </m:r>
              <m:f>
                <m:fPr>
                  <m:ctrlPr>
                    <w:rPr>
                      <w:rFonts w:ascii="Cambria Math" w:hAnsi="Cambria Math"/>
                    </w:rPr>
                  </m:ctrlPr>
                </m:fPr>
                <m:num>
                  <m:r>
                    <w:rPr>
                      <w:rFonts w:ascii="Cambria Math" w:hAnsi="Cambria Math"/>
                    </w:rPr>
                    <m:t>TD</m:t>
                  </m:r>
                  <m:sSub>
                    <m:sSubPr>
                      <m:ctrlPr>
                        <w:rPr>
                          <w:rFonts w:ascii="Cambria Math" w:hAnsi="Cambria Math"/>
                        </w:rPr>
                      </m:ctrlPr>
                    </m:sSubPr>
                    <m:e>
                      <m:r>
                        <w:rPr>
                          <w:rFonts w:ascii="Cambria Math" w:hAnsi="Cambria Math"/>
                        </w:rPr>
                        <m:t>S</m:t>
                      </m:r>
                    </m:e>
                    <m:sub>
                      <m:r>
                        <m:rPr>
                          <m:sty m:val="p"/>
                        </m:rPr>
                        <w:rPr>
                          <w:rFonts w:ascii="Cambria Math" w:hAnsi="Cambria Math"/>
                        </w:rPr>
                        <m:t>feed</m:t>
                      </m:r>
                    </m:sub>
                  </m:sSub>
                  <m:r>
                    <w:rPr>
                      <w:rFonts w:ascii="Cambria Math" w:hAnsi="Cambria Math" w:cs="Arial"/>
                    </w:rPr>
                    <m:t>(t)</m:t>
                  </m:r>
                </m:num>
                <m:den>
                  <m:r>
                    <w:rPr>
                      <w:rFonts w:ascii="Cambria Math" w:hAnsi="Cambria Math"/>
                    </w:rPr>
                    <m:t>TD</m:t>
                  </m:r>
                  <m:sSub>
                    <m:sSubPr>
                      <m:ctrlPr>
                        <w:rPr>
                          <w:rFonts w:ascii="Cambria Math" w:hAnsi="Cambria Math"/>
                        </w:rPr>
                      </m:ctrlPr>
                    </m:sSubPr>
                    <m:e>
                      <m:r>
                        <w:rPr>
                          <w:rFonts w:ascii="Cambria Math" w:hAnsi="Cambria Math"/>
                        </w:rPr>
                        <m:t>S</m:t>
                      </m:r>
                    </m:e>
                    <m:sub>
                      <m:r>
                        <m:rPr>
                          <m:sty m:val="p"/>
                        </m:rPr>
                        <w:rPr>
                          <w:rFonts w:ascii="Cambria Math" w:hAnsi="Cambria Math"/>
                        </w:rPr>
                        <m:t>feed</m:t>
                      </m:r>
                    </m:sub>
                  </m:sSub>
                  <m:r>
                    <w:rPr>
                      <w:rFonts w:ascii="Cambria Math" w:hAnsi="Cambria Math"/>
                    </w:rPr>
                    <m:t>(t=ref)</m:t>
                  </m:r>
                </m:den>
              </m:f>
              <m:r>
                <w:rPr>
                  <w:rFonts w:ascii="Cambria Math" w:hAnsi="Cambria Math" w:cs="Arial"/>
                </w:rPr>
                <m:t>#(7)</m:t>
              </m:r>
              <m:ctrlPr>
                <w:rPr>
                  <w:rFonts w:ascii="Cambria Math" w:eastAsia="Cambria Math" w:hAnsi="Cambria Math" w:cs="Cambria Math"/>
                  <w:i/>
                </w:rPr>
              </m:ctrlPr>
            </m:e>
            <m:e>
              <m:ctrlPr>
                <w:rPr>
                  <w:rFonts w:ascii="Cambria Math" w:eastAsia="Cambria Math" w:hAnsi="Cambria Math" w:cs="Cambria Math"/>
                  <w:i/>
                </w:rPr>
              </m:ctrlPr>
            </m:e>
            <m:e>
              <m:r>
                <w:rPr>
                  <w:rFonts w:ascii="Cambria Math" w:hAnsi="Cambria Math" w:cs="Arial"/>
                </w:rPr>
                <m:t>SP=</m:t>
              </m:r>
              <m:f>
                <m:fPr>
                  <m:ctrlPr>
                    <w:rPr>
                      <w:rFonts w:ascii="Cambria Math" w:hAnsi="Cambria Math" w:cs="Arial"/>
                      <w:i/>
                    </w:rPr>
                  </m:ctrlPr>
                </m:fPr>
                <m:num>
                  <m:r>
                    <w:rPr>
                      <w:rFonts w:ascii="Cambria Math" w:hAnsi="Cambria Math" w:cs="Arial"/>
                    </w:rPr>
                    <m:t>TD</m:t>
                  </m:r>
                  <m:sSub>
                    <m:sSubPr>
                      <m:ctrlPr>
                        <w:rPr>
                          <w:rFonts w:ascii="Cambria Math" w:hAnsi="Cambria Math" w:cs="Arial"/>
                          <w:i/>
                        </w:rPr>
                      </m:ctrlPr>
                    </m:sSubPr>
                    <m:e>
                      <m:r>
                        <w:rPr>
                          <w:rFonts w:ascii="Cambria Math" w:hAnsi="Cambria Math" w:cs="Arial"/>
                        </w:rPr>
                        <m:t>S</m:t>
                      </m:r>
                    </m:e>
                    <m:sub>
                      <m:r>
                        <m:rPr>
                          <m:sty m:val="p"/>
                        </m:rPr>
                        <w:rPr>
                          <w:rFonts w:ascii="Cambria Math" w:hAnsi="Cambria Math" w:cs="Arial"/>
                        </w:rPr>
                        <m:t>perm</m:t>
                      </m:r>
                    </m:sub>
                  </m:sSub>
                </m:num>
                <m:den>
                  <m:sSub>
                    <m:sSubPr>
                      <m:ctrlPr>
                        <w:rPr>
                          <w:rFonts w:ascii="Cambria Math" w:hAnsi="Cambria Math" w:cs="Arial"/>
                          <w:i/>
                        </w:rPr>
                      </m:ctrlPr>
                    </m:sSubPr>
                    <m:e>
                      <m:r>
                        <w:rPr>
                          <w:rFonts w:ascii="Cambria Math" w:hAnsi="Cambria Math" w:cs="Arial"/>
                        </w:rPr>
                        <m:t>LM</m:t>
                      </m:r>
                    </m:e>
                    <m:sub>
                      <m:r>
                        <m:rPr>
                          <m:sty m:val="p"/>
                        </m:rPr>
                        <w:rPr>
                          <w:rFonts w:ascii="Cambria Math" w:hAnsi="Cambria Math" w:cs="Arial"/>
                        </w:rPr>
                        <m:t>fb, TDS</m:t>
                      </m:r>
                    </m:sub>
                  </m:sSub>
                </m:den>
              </m:f>
              <m:r>
                <w:rPr>
                  <w:rFonts w:ascii="Cambria Math" w:hAnsi="Cambria Math" w:cs="Arial"/>
                </w:rPr>
                <m:t>#(8)</m:t>
              </m:r>
            </m:e>
          </m:eqArr>
        </m:oMath>
      </m:oMathPara>
    </w:p>
    <w:p w14:paraId="1AA07465" w14:textId="46C562C2" w:rsidR="00353EAC" w:rsidRDefault="00353EAC" w:rsidP="00353EAC">
      <w:pPr>
        <w:rPr>
          <w:rFonts w:ascii="Arial" w:hAnsi="Arial" w:cs="Arial"/>
        </w:rPr>
      </w:pPr>
      <w:r>
        <w:rPr>
          <w:rFonts w:ascii="Arial" w:hAnsi="Arial" w:cs="Arial" w:hint="eastAsia"/>
        </w:rPr>
        <w:t>H</w:t>
      </w:r>
      <w:r>
        <w:rPr>
          <w:rFonts w:ascii="Arial" w:hAnsi="Arial" w:cs="Arial"/>
        </w:rPr>
        <w:t xml:space="preserve">ere, </w:t>
      </w:r>
      <m:oMath>
        <m:r>
          <w:rPr>
            <w:rFonts w:ascii="Cambria Math" w:hAnsi="Cambria Math" w:cs="Arial"/>
          </w:rPr>
          <m:t>SP</m:t>
        </m:r>
      </m:oMath>
      <w:r>
        <w:rPr>
          <w:rFonts w:ascii="Arial" w:hAnsi="Arial" w:cs="Arial" w:hint="eastAsia"/>
        </w:rPr>
        <w:t xml:space="preserve"> </w:t>
      </w:r>
      <w:r>
        <w:rPr>
          <w:rFonts w:ascii="Arial" w:hAnsi="Arial" w:cs="Arial"/>
        </w:rPr>
        <w:t xml:space="preserve">[%] is Actual </w:t>
      </w:r>
      <w:r>
        <w:rPr>
          <w:rFonts w:ascii="Arial" w:hAnsi="Arial" w:cs="Arial" w:hint="eastAsia"/>
        </w:rPr>
        <w:t>S</w:t>
      </w:r>
      <w:r>
        <w:rPr>
          <w:rFonts w:ascii="Arial" w:hAnsi="Arial" w:cs="Arial"/>
        </w:rPr>
        <w:t xml:space="preserve">alt Passage, </w:t>
      </w:r>
      <m:oMath>
        <m:sSub>
          <m:sSubPr>
            <m:ctrlPr>
              <w:rPr>
                <w:rFonts w:ascii="Cambria Math" w:hAnsi="Cambria Math"/>
              </w:rPr>
            </m:ctrlPr>
          </m:sSubPr>
          <m:e>
            <m:r>
              <w:rPr>
                <w:rFonts w:ascii="Cambria Math" w:hAnsi="Cambria Math"/>
              </w:rPr>
              <m:t>Q</m:t>
            </m:r>
          </m:e>
          <m:sub>
            <m:r>
              <m:rPr>
                <m:sty m:val="p"/>
              </m:rPr>
              <w:rPr>
                <w:rFonts w:ascii="Cambria Math" w:hAnsi="Cambria Math"/>
              </w:rPr>
              <m:t>perm</m:t>
            </m:r>
          </m:sub>
        </m:sSub>
      </m:oMath>
      <w:r>
        <w:rPr>
          <w:rFonts w:ascii="Arial" w:hAnsi="Arial" w:cs="Arial" w:hint="eastAsia"/>
        </w:rPr>
        <w:t xml:space="preserve"> </w:t>
      </w:r>
      <w:r>
        <w:rPr>
          <w:rFonts w:ascii="Arial" w:hAnsi="Arial" w:cs="Arial"/>
        </w:rPr>
        <w:t xml:space="preserve">is Permeate Flow Rate, </w:t>
      </w:r>
      <m:oMath>
        <m:sSub>
          <m:sSubPr>
            <m:ctrlPr>
              <w:rPr>
                <w:rFonts w:ascii="Cambria Math" w:hAnsi="Cambria Math"/>
              </w:rPr>
            </m:ctrlPr>
          </m:sSubPr>
          <m:e>
            <m:r>
              <w:rPr>
                <w:rFonts w:ascii="Cambria Math" w:hAnsi="Cambria Math"/>
              </w:rPr>
              <m:t>S</m:t>
            </m:r>
          </m:e>
          <m:sub>
            <m:r>
              <m:rPr>
                <m:sty m:val="p"/>
              </m:rPr>
              <w:rPr>
                <w:rFonts w:ascii="Cambria Math" w:hAnsi="Cambria Math"/>
              </w:rPr>
              <m:t>TCF</m:t>
            </m:r>
          </m:sub>
        </m:sSub>
      </m:oMath>
      <w:r>
        <w:rPr>
          <w:rFonts w:ascii="Arial" w:hAnsi="Arial" w:cs="Arial"/>
        </w:rPr>
        <w:t xml:space="preserve"> is</w:t>
      </w:r>
      <w:r w:rsidRPr="00C110FE">
        <w:rPr>
          <w:rFonts w:ascii="Arial" w:hAnsi="Arial" w:cs="Arial"/>
        </w:rPr>
        <w:t xml:space="preserve"> </w:t>
      </w:r>
      <w:r>
        <w:rPr>
          <w:rFonts w:ascii="Arial" w:hAnsi="Arial" w:cs="Arial"/>
        </w:rPr>
        <w:t>t</w:t>
      </w:r>
      <w:r w:rsidRPr="00E04ABB">
        <w:rPr>
          <w:rFonts w:ascii="Arial" w:hAnsi="Arial" w:cs="Arial"/>
        </w:rPr>
        <w:t xml:space="preserve">emperature </w:t>
      </w:r>
      <w:r>
        <w:rPr>
          <w:rFonts w:ascii="Arial" w:hAnsi="Arial" w:cs="Arial"/>
        </w:rPr>
        <w:t>c</w:t>
      </w:r>
      <w:r w:rsidRPr="00E04ABB">
        <w:rPr>
          <w:rFonts w:ascii="Arial" w:hAnsi="Arial" w:cs="Arial"/>
        </w:rPr>
        <w:t xml:space="preserve">orrelation </w:t>
      </w:r>
      <w:r>
        <w:rPr>
          <w:rFonts w:ascii="Arial" w:hAnsi="Arial" w:cs="Arial"/>
        </w:rPr>
        <w:t>f</w:t>
      </w:r>
      <w:r w:rsidRPr="00E04ABB">
        <w:rPr>
          <w:rFonts w:ascii="Arial" w:hAnsi="Arial" w:cs="Arial"/>
        </w:rPr>
        <w:t>actor</w:t>
      </w:r>
      <w:r>
        <w:rPr>
          <w:rFonts w:ascii="Arial" w:hAnsi="Arial" w:cs="Arial"/>
        </w:rPr>
        <w:t xml:space="preserve"> for salt, </w:t>
      </w:r>
      <m:oMath>
        <m:sSub>
          <m:sSubPr>
            <m:ctrlPr>
              <w:rPr>
                <w:rFonts w:ascii="Cambria Math" w:hAnsi="Cambria Math" w:cs="Arial"/>
                <w:i/>
              </w:rPr>
            </m:ctrlPr>
          </m:sSubPr>
          <m:e>
            <m:r>
              <w:rPr>
                <w:rFonts w:ascii="Cambria Math" w:hAnsi="Cambria Math" w:cs="Arial"/>
              </w:rPr>
              <m:t>LM</m:t>
            </m:r>
          </m:e>
          <m:sub>
            <m:r>
              <m:rPr>
                <m:sty m:val="p"/>
              </m:rPr>
              <w:rPr>
                <w:rFonts w:ascii="Cambria Math" w:hAnsi="Cambria Math" w:cs="Arial"/>
              </w:rPr>
              <m:t>fb, TDS</m:t>
            </m:r>
          </m:sub>
        </m:sSub>
      </m:oMath>
      <w:r w:rsidRPr="00C110FE">
        <w:rPr>
          <w:rFonts w:ascii="Arial" w:hAnsi="Arial" w:cs="Arial"/>
        </w:rPr>
        <w:t xml:space="preserve"> </w:t>
      </w:r>
      <w:r>
        <w:rPr>
          <w:rFonts w:ascii="Arial" w:hAnsi="Arial" w:cs="Arial"/>
        </w:rPr>
        <w:t>is the log mean factor between feed and brine for TDS</w:t>
      </w:r>
      <w:r>
        <w:rPr>
          <w:rFonts w:ascii="Arial" w:hAnsi="Arial" w:cs="Arial" w:hint="eastAsia"/>
        </w:rPr>
        <w:t>,</w:t>
      </w:r>
      <w:r>
        <w:rPr>
          <w:rFonts w:ascii="Arial" w:hAnsi="Arial" w:cs="Arial"/>
        </w:rPr>
        <w:t xml:space="preserve"> </w:t>
      </w:r>
      <m:oMath>
        <m:r>
          <w:rPr>
            <w:rFonts w:ascii="Cambria Math" w:hAnsi="Cambria Math"/>
          </w:rPr>
          <m:t>TD</m:t>
        </m:r>
        <m:sSub>
          <m:sSubPr>
            <m:ctrlPr>
              <w:rPr>
                <w:rFonts w:ascii="Cambria Math" w:hAnsi="Cambria Math"/>
              </w:rPr>
            </m:ctrlPr>
          </m:sSubPr>
          <m:e>
            <m:r>
              <w:rPr>
                <w:rFonts w:ascii="Cambria Math" w:hAnsi="Cambria Math"/>
              </w:rPr>
              <m:t>S</m:t>
            </m:r>
          </m:e>
          <m:sub>
            <m:r>
              <m:rPr>
                <m:sty m:val="p"/>
              </m:rPr>
              <w:rPr>
                <w:rFonts w:ascii="Cambria Math" w:hAnsi="Cambria Math"/>
              </w:rPr>
              <m:t>feed</m:t>
            </m:r>
          </m:sub>
        </m:sSub>
      </m:oMath>
      <w:r>
        <w:rPr>
          <w:rFonts w:ascii="Arial" w:hAnsi="Arial" w:cs="Arial"/>
        </w:rPr>
        <w:t xml:space="preserve"> is</w:t>
      </w:r>
      <w:r w:rsidRPr="00C110FE">
        <w:rPr>
          <w:rFonts w:ascii="Arial" w:hAnsi="Arial" w:cs="Arial"/>
        </w:rPr>
        <w:t xml:space="preserve"> </w:t>
      </w:r>
      <w:r>
        <w:rPr>
          <w:rFonts w:ascii="Arial" w:hAnsi="Arial" w:cs="Arial"/>
        </w:rPr>
        <w:t xml:space="preserve">feed TDS, and </w:t>
      </w:r>
      <m:oMath>
        <m:r>
          <w:rPr>
            <w:rFonts w:ascii="Cambria Math" w:hAnsi="Cambria Math"/>
          </w:rPr>
          <m:t>TD</m:t>
        </m:r>
        <m:sSub>
          <m:sSubPr>
            <m:ctrlPr>
              <w:rPr>
                <w:rFonts w:ascii="Cambria Math" w:hAnsi="Cambria Math"/>
              </w:rPr>
            </m:ctrlPr>
          </m:sSubPr>
          <m:e>
            <m:r>
              <w:rPr>
                <w:rFonts w:ascii="Cambria Math" w:hAnsi="Cambria Math"/>
              </w:rPr>
              <m:t>S</m:t>
            </m:r>
          </m:e>
          <m:sub>
            <m:r>
              <m:rPr>
                <m:sty m:val="p"/>
              </m:rPr>
              <w:rPr>
                <w:rFonts w:ascii="Cambria Math" w:hAnsi="Cambria Math"/>
              </w:rPr>
              <m:t>perm</m:t>
            </m:r>
          </m:sub>
        </m:sSub>
      </m:oMath>
      <w:r>
        <w:rPr>
          <w:rFonts w:ascii="Arial" w:hAnsi="Arial" w:cs="Arial"/>
        </w:rPr>
        <w:t xml:space="preserve"> is</w:t>
      </w:r>
      <w:r w:rsidRPr="00C110FE">
        <w:rPr>
          <w:rFonts w:ascii="Arial" w:hAnsi="Arial" w:cs="Arial"/>
        </w:rPr>
        <w:t xml:space="preserve"> </w:t>
      </w:r>
      <w:r>
        <w:rPr>
          <w:rFonts w:ascii="Arial" w:hAnsi="Arial" w:cs="Arial"/>
        </w:rPr>
        <w:t>permeate TDS.</w:t>
      </w:r>
      <w:r w:rsidRPr="00901661">
        <w:rPr>
          <w:rFonts w:ascii="Arial" w:hAnsi="Arial" w:cs="Arial"/>
        </w:rPr>
        <w:t xml:space="preserve"> </w:t>
      </w:r>
      <w:r>
        <w:rPr>
          <w:rFonts w:ascii="Arial" w:hAnsi="Arial" w:cs="Arial"/>
        </w:rPr>
        <w:t>“</w:t>
      </w:r>
      <m:oMath>
        <m:r>
          <w:rPr>
            <w:rFonts w:ascii="Cambria Math" w:hAnsi="Cambria Math" w:cs="Arial"/>
          </w:rPr>
          <m:t>t=</m:t>
        </m:r>
        <m:r>
          <m:rPr>
            <m:sty m:val="p"/>
          </m:rPr>
          <w:rPr>
            <w:rFonts w:ascii="Cambria Math" w:hAnsi="Cambria Math"/>
          </w:rPr>
          <m:t>ref</m:t>
        </m:r>
      </m:oMath>
      <w:r>
        <w:rPr>
          <w:rFonts w:ascii="Arial" w:hAnsi="Arial" w:cs="Arial"/>
        </w:rPr>
        <w:t>”</w:t>
      </w:r>
      <w:r>
        <w:rPr>
          <w:rFonts w:ascii="Arial" w:hAnsi="Arial" w:hint="eastAsia"/>
        </w:rPr>
        <w:t xml:space="preserve"> </w:t>
      </w:r>
      <w:r>
        <w:rPr>
          <w:rFonts w:ascii="Arial" w:hAnsi="Arial"/>
        </w:rPr>
        <w:t xml:space="preserve">indicates the values of those variables at the reference point or </w:t>
      </w:r>
      <w:r w:rsidRPr="00C110FE">
        <w:rPr>
          <w:rFonts w:ascii="Arial" w:hAnsi="Arial" w:cs="Arial"/>
        </w:rPr>
        <w:t>standard condition</w:t>
      </w:r>
      <w:r>
        <w:rPr>
          <w:rFonts w:ascii="Arial" w:hAnsi="Arial" w:cs="Arial"/>
        </w:rPr>
        <w:t>. Equations</w:t>
      </w:r>
      <w:r w:rsidR="002005CE">
        <w:rPr>
          <w:rFonts w:ascii="Arial" w:hAnsi="Arial" w:cs="Arial"/>
        </w:rPr>
        <w:t xml:space="preserve"> for</w:t>
      </w:r>
      <w:r>
        <w:rPr>
          <w:rFonts w:ascii="Arial" w:hAnsi="Arial" w:cs="Arial"/>
        </w:rPr>
        <w:t xml:space="preserve"> </w:t>
      </w:r>
      <m:oMath>
        <m:sSub>
          <m:sSubPr>
            <m:ctrlPr>
              <w:rPr>
                <w:rFonts w:ascii="Cambria Math" w:hAnsi="Cambria Math"/>
              </w:rPr>
            </m:ctrlPr>
          </m:sSubPr>
          <m:e>
            <m:r>
              <w:rPr>
                <w:rFonts w:ascii="Cambria Math" w:hAnsi="Cambria Math"/>
              </w:rPr>
              <m:t>S</m:t>
            </m:r>
          </m:e>
          <m:sub>
            <m:r>
              <m:rPr>
                <m:sty m:val="p"/>
              </m:rPr>
              <w:rPr>
                <w:rFonts w:ascii="Cambria Math" w:hAnsi="Cambria Math"/>
              </w:rPr>
              <m:t>TCF</m:t>
            </m:r>
          </m:sub>
        </m:sSub>
        <m:r>
          <w:rPr>
            <w:rFonts w:ascii="Cambria Math" w:hAnsi="Cambria Math"/>
          </w:rPr>
          <m:t>,</m:t>
        </m:r>
        <m:sSub>
          <m:sSubPr>
            <m:ctrlPr>
              <w:rPr>
                <w:rFonts w:ascii="Cambria Math" w:hAnsi="Cambria Math" w:cs="Arial"/>
                <w:i/>
              </w:rPr>
            </m:ctrlPr>
          </m:sSubPr>
          <m:e>
            <m:r>
              <w:rPr>
                <w:rFonts w:ascii="Cambria Math" w:hAnsi="Cambria Math" w:cs="Arial"/>
              </w:rPr>
              <m:t>LM</m:t>
            </m:r>
          </m:e>
          <m:sub>
            <m:r>
              <m:rPr>
                <m:sty m:val="p"/>
              </m:rPr>
              <w:rPr>
                <w:rFonts w:ascii="Cambria Math" w:hAnsi="Cambria Math" w:cs="Arial"/>
              </w:rPr>
              <m:t>fb, TDS</m:t>
            </m:r>
          </m:sub>
        </m:sSub>
        <m:r>
          <w:rPr>
            <w:rFonts w:ascii="Cambria Math" w:hAnsi="Cambria Math" w:cs="Arial"/>
          </w:rPr>
          <m:t>,</m:t>
        </m:r>
        <m:r>
          <w:rPr>
            <w:rFonts w:ascii="Cambria Math" w:hAnsi="Cambria Math"/>
          </w:rPr>
          <m:t>TD</m:t>
        </m:r>
        <m:sSub>
          <m:sSubPr>
            <m:ctrlPr>
              <w:rPr>
                <w:rFonts w:ascii="Cambria Math" w:hAnsi="Cambria Math"/>
              </w:rPr>
            </m:ctrlPr>
          </m:sSubPr>
          <m:e>
            <m:r>
              <w:rPr>
                <w:rFonts w:ascii="Cambria Math" w:hAnsi="Cambria Math"/>
              </w:rPr>
              <m:t>S</m:t>
            </m:r>
          </m:e>
          <m:sub>
            <m:r>
              <m:rPr>
                <m:sty m:val="p"/>
              </m:rPr>
              <w:rPr>
                <w:rFonts w:ascii="Cambria Math" w:hAnsi="Cambria Math"/>
              </w:rPr>
              <m:t>feed</m:t>
            </m:r>
          </m:sub>
        </m:sSub>
      </m:oMath>
      <w:r>
        <w:rPr>
          <w:rFonts w:ascii="Arial" w:hAnsi="Arial" w:cs="Arial" w:hint="eastAsia"/>
        </w:rPr>
        <w:t xml:space="preserve"> </w:t>
      </w:r>
      <w:r>
        <w:rPr>
          <w:rFonts w:ascii="Arial" w:hAnsi="Arial" w:cs="Arial"/>
        </w:rPr>
        <w:t>are given in Appendix.</w:t>
      </w:r>
    </w:p>
    <w:p w14:paraId="7DB29E2F" w14:textId="77777777" w:rsidR="005E7414" w:rsidRDefault="005E7414" w:rsidP="005E7414">
      <w:pPr>
        <w:pStyle w:val="a3"/>
        <w:ind w:leftChars="0" w:left="0"/>
        <w:rPr>
          <w:rFonts w:ascii="Arial" w:hAnsi="Arial" w:cs="Arial"/>
          <w:highlight w:val="yellow"/>
        </w:rPr>
      </w:pPr>
    </w:p>
    <w:p w14:paraId="4EDB307D" w14:textId="105FA80A" w:rsidR="008E1A00" w:rsidRDefault="008B3537" w:rsidP="00493F01">
      <w:pPr>
        <w:pStyle w:val="a3"/>
        <w:ind w:leftChars="0" w:left="0" w:firstLineChars="100" w:firstLine="210"/>
        <w:rPr>
          <w:rFonts w:ascii="Arial" w:hAnsi="Arial" w:cs="Arial"/>
        </w:rPr>
      </w:pPr>
      <w:r w:rsidRPr="00B959A9">
        <w:rPr>
          <w:rFonts w:ascii="Arial" w:hAnsi="Arial" w:cs="Arial"/>
        </w:rPr>
        <w:t xml:space="preserve">The trends of </w:t>
      </w:r>
      <w:r w:rsidR="00C05E81" w:rsidRPr="00B959A9">
        <w:rPr>
          <w:rFonts w:ascii="Arial" w:hAnsi="Arial" w:cs="Arial"/>
        </w:rPr>
        <w:t>the</w:t>
      </w:r>
      <w:r w:rsidR="005017A0" w:rsidRPr="00B959A9">
        <w:rPr>
          <w:rFonts w:ascii="Arial" w:hAnsi="Arial" w:cs="Arial"/>
        </w:rPr>
        <w:t xml:space="preserve"> Normalized</w:t>
      </w:r>
      <w:r w:rsidR="00C05E81" w:rsidRPr="00B959A9">
        <w:rPr>
          <w:rFonts w:ascii="Arial" w:hAnsi="Arial" w:cs="Arial"/>
        </w:rPr>
        <w:t xml:space="preserve"> </w:t>
      </w:r>
      <w:r w:rsidRPr="00B959A9">
        <w:rPr>
          <w:rFonts w:ascii="Arial" w:hAnsi="Arial" w:cs="Arial"/>
        </w:rPr>
        <w:t xml:space="preserve">Differential Pressure at </w:t>
      </w:r>
      <w:r w:rsidR="003D42E8" w:rsidRPr="00B959A9">
        <w:rPr>
          <w:rFonts w:ascii="Arial" w:hAnsi="Arial" w:cs="Arial"/>
        </w:rPr>
        <w:t xml:space="preserve">the </w:t>
      </w:r>
      <w:r w:rsidRPr="00B959A9">
        <w:rPr>
          <w:rFonts w:ascii="Arial" w:hAnsi="Arial" w:cs="Arial"/>
        </w:rPr>
        <w:t>1</w:t>
      </w:r>
      <w:r w:rsidRPr="00B959A9">
        <w:rPr>
          <w:rFonts w:ascii="Arial" w:hAnsi="Arial" w:cs="Arial"/>
          <w:vertAlign w:val="superscript"/>
        </w:rPr>
        <w:t xml:space="preserve">st </w:t>
      </w:r>
      <w:r w:rsidR="003D42E8" w:rsidRPr="00B959A9">
        <w:rPr>
          <w:rFonts w:ascii="Arial" w:hAnsi="Arial" w:cs="Arial"/>
        </w:rPr>
        <w:t xml:space="preserve">stage and the </w:t>
      </w:r>
      <w:r w:rsidRPr="00B959A9">
        <w:rPr>
          <w:rFonts w:ascii="Arial" w:hAnsi="Arial" w:cs="Arial"/>
        </w:rPr>
        <w:t>3</w:t>
      </w:r>
      <w:r w:rsidRPr="00B959A9">
        <w:rPr>
          <w:rFonts w:ascii="Arial" w:hAnsi="Arial" w:cs="Arial"/>
          <w:vertAlign w:val="superscript"/>
        </w:rPr>
        <w:t>rd</w:t>
      </w:r>
      <w:r w:rsidRPr="00B959A9">
        <w:rPr>
          <w:rFonts w:ascii="Arial" w:hAnsi="Arial" w:cs="Arial"/>
        </w:rPr>
        <w:t xml:space="preserve"> </w:t>
      </w:r>
      <w:r w:rsidR="003D42E8" w:rsidRPr="00B959A9">
        <w:rPr>
          <w:rFonts w:ascii="Arial" w:hAnsi="Arial" w:cs="Arial"/>
        </w:rPr>
        <w:t xml:space="preserve">stage </w:t>
      </w:r>
      <w:r w:rsidRPr="00B959A9">
        <w:rPr>
          <w:rFonts w:ascii="Arial" w:hAnsi="Arial" w:cs="Arial"/>
        </w:rPr>
        <w:t xml:space="preserve">were increasing from 7.5 to 8.2 psi and 8.9 to 10.4 psi except for </w:t>
      </w:r>
      <w:r w:rsidR="003D42E8" w:rsidRPr="00B959A9">
        <w:rPr>
          <w:rFonts w:ascii="Arial" w:hAnsi="Arial" w:cs="Arial"/>
        </w:rPr>
        <w:t xml:space="preserve">the </w:t>
      </w:r>
      <w:r w:rsidRPr="00B959A9">
        <w:rPr>
          <w:rFonts w:ascii="Arial" w:hAnsi="Arial" w:cs="Arial"/>
        </w:rPr>
        <w:t>unstable data marked in gray</w:t>
      </w:r>
      <w:r w:rsidR="003D42E8" w:rsidRPr="00B959A9">
        <w:rPr>
          <w:rFonts w:ascii="Arial" w:hAnsi="Arial" w:cs="Arial"/>
        </w:rPr>
        <w:t>. T</w:t>
      </w:r>
      <w:r w:rsidR="00C05E81" w:rsidRPr="00B959A9">
        <w:rPr>
          <w:rFonts w:ascii="Arial" w:hAnsi="Arial" w:cs="Arial"/>
        </w:rPr>
        <w:t xml:space="preserve">he </w:t>
      </w:r>
      <w:r w:rsidR="00B85260" w:rsidRPr="00B959A9">
        <w:rPr>
          <w:rFonts w:ascii="Arial" w:hAnsi="Arial" w:cs="Arial"/>
        </w:rPr>
        <w:t xml:space="preserve">Normalized </w:t>
      </w:r>
      <w:r w:rsidRPr="00B959A9">
        <w:rPr>
          <w:rFonts w:ascii="Arial" w:hAnsi="Arial" w:cs="Arial"/>
        </w:rPr>
        <w:t xml:space="preserve">Differential Pressure at </w:t>
      </w:r>
      <w:r w:rsidR="003D42E8" w:rsidRPr="00B959A9">
        <w:rPr>
          <w:rFonts w:ascii="Arial" w:hAnsi="Arial" w:cs="Arial"/>
        </w:rPr>
        <w:t xml:space="preserve">the </w:t>
      </w:r>
      <w:r w:rsidRPr="00B959A9">
        <w:rPr>
          <w:rFonts w:ascii="Arial" w:hAnsi="Arial" w:cs="Arial"/>
        </w:rPr>
        <w:t>2</w:t>
      </w:r>
      <w:r w:rsidRPr="00B959A9">
        <w:rPr>
          <w:rFonts w:ascii="Arial" w:hAnsi="Arial" w:cs="Arial"/>
          <w:vertAlign w:val="superscript"/>
        </w:rPr>
        <w:t>nd</w:t>
      </w:r>
      <w:r w:rsidRPr="00B959A9">
        <w:rPr>
          <w:rFonts w:ascii="Arial" w:hAnsi="Arial" w:cs="Arial"/>
        </w:rPr>
        <w:t xml:space="preserve"> </w:t>
      </w:r>
      <w:r w:rsidR="003D42E8" w:rsidRPr="00B959A9">
        <w:rPr>
          <w:rFonts w:ascii="Arial" w:hAnsi="Arial" w:cs="Arial"/>
        </w:rPr>
        <w:t xml:space="preserve">stage </w:t>
      </w:r>
      <w:r w:rsidRPr="00B959A9">
        <w:rPr>
          <w:rFonts w:ascii="Arial" w:hAnsi="Arial" w:cs="Arial"/>
        </w:rPr>
        <w:t xml:space="preserve">and </w:t>
      </w:r>
      <w:r w:rsidR="00C05E81" w:rsidRPr="00B959A9">
        <w:rPr>
          <w:rFonts w:ascii="Arial" w:hAnsi="Arial" w:cs="Arial"/>
        </w:rPr>
        <w:t xml:space="preserve">the </w:t>
      </w:r>
      <w:r w:rsidRPr="00B959A9">
        <w:rPr>
          <w:rFonts w:ascii="Arial" w:hAnsi="Arial" w:cs="Arial"/>
        </w:rPr>
        <w:t xml:space="preserve">Overall </w:t>
      </w:r>
      <w:r w:rsidR="0086327A" w:rsidRPr="00B959A9">
        <w:rPr>
          <w:rFonts w:ascii="Arial" w:hAnsi="Arial" w:cs="Arial"/>
        </w:rPr>
        <w:t xml:space="preserve">Normalized </w:t>
      </w:r>
      <w:r w:rsidRPr="00B959A9">
        <w:rPr>
          <w:rFonts w:ascii="Arial" w:hAnsi="Arial" w:cs="Arial"/>
        </w:rPr>
        <w:t xml:space="preserve">Differential Pressure </w:t>
      </w:r>
      <w:r w:rsidR="00C05E81" w:rsidRPr="00B959A9">
        <w:rPr>
          <w:rFonts w:ascii="Arial" w:hAnsi="Arial" w:cs="Arial"/>
        </w:rPr>
        <w:t>were</w:t>
      </w:r>
      <w:r w:rsidRPr="00B959A9">
        <w:rPr>
          <w:rFonts w:ascii="Arial" w:hAnsi="Arial" w:cs="Arial"/>
        </w:rPr>
        <w:t xml:space="preserve"> almost constant from 5.3 to 5.3 psi and 21.3 to 20.6 psi, respectively.</w:t>
      </w:r>
      <w:r>
        <w:rPr>
          <w:rFonts w:ascii="Arial" w:hAnsi="Arial" w:cs="Arial"/>
        </w:rPr>
        <w:t xml:space="preserve"> </w:t>
      </w:r>
    </w:p>
    <w:p w14:paraId="3006CBD5" w14:textId="77777777" w:rsidR="00C473A9" w:rsidRPr="008E1A00" w:rsidRDefault="00C473A9" w:rsidP="00493F01">
      <w:pPr>
        <w:pStyle w:val="a3"/>
        <w:ind w:leftChars="0" w:left="0" w:firstLineChars="100" w:firstLine="210"/>
        <w:rPr>
          <w:rFonts w:ascii="Arial" w:hAnsi="Arial" w:cs="Arial"/>
        </w:rPr>
      </w:pPr>
    </w:p>
    <w:p w14:paraId="41BDF5E1" w14:textId="316D55E5" w:rsidR="008E1A00" w:rsidRDefault="008E1A00" w:rsidP="008E1A00">
      <w:pPr>
        <w:pStyle w:val="a3"/>
        <w:ind w:leftChars="0" w:left="0"/>
        <w:rPr>
          <w:rFonts w:ascii="Arial" w:hAnsi="Arial" w:cs="Arial"/>
        </w:rPr>
      </w:pPr>
      <w:r>
        <w:rPr>
          <w:rFonts w:ascii="Arial" w:hAnsi="Arial" w:cs="Arial"/>
          <w:noProof/>
        </w:rPr>
        <w:drawing>
          <wp:inline distT="0" distB="0" distL="0" distR="0" wp14:anchorId="428B3720" wp14:editId="6505F409">
            <wp:extent cx="6235067" cy="3354226"/>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65636" cy="3370671"/>
                    </a:xfrm>
                    <a:prstGeom prst="rect">
                      <a:avLst/>
                    </a:prstGeom>
                    <a:noFill/>
                    <a:ln>
                      <a:noFill/>
                    </a:ln>
                  </pic:spPr>
                </pic:pic>
              </a:graphicData>
            </a:graphic>
          </wp:inline>
        </w:drawing>
      </w:r>
    </w:p>
    <w:p w14:paraId="4A850343" w14:textId="49810400" w:rsidR="008B3537" w:rsidRDefault="008B3537" w:rsidP="008B3537">
      <w:pPr>
        <w:pStyle w:val="a3"/>
        <w:ind w:leftChars="0" w:left="0"/>
        <w:jc w:val="center"/>
        <w:rPr>
          <w:rFonts w:ascii="Arial" w:hAnsi="Arial" w:cs="Arial"/>
        </w:rPr>
      </w:pPr>
      <w:r>
        <w:rPr>
          <w:rFonts w:ascii="Arial" w:hAnsi="Arial" w:cs="Arial" w:hint="eastAsia"/>
        </w:rPr>
        <w:t>F</w:t>
      </w:r>
      <w:r>
        <w:rPr>
          <w:rFonts w:ascii="Arial" w:hAnsi="Arial" w:cs="Arial"/>
        </w:rPr>
        <w:t xml:space="preserve">igure </w:t>
      </w:r>
      <w:r w:rsidR="004A05CE">
        <w:rPr>
          <w:rFonts w:ascii="Arial" w:hAnsi="Arial" w:cs="Arial"/>
        </w:rPr>
        <w:t>13</w:t>
      </w:r>
      <w:r>
        <w:rPr>
          <w:rFonts w:ascii="Arial" w:hAnsi="Arial" w:cs="Arial"/>
        </w:rPr>
        <w:t xml:space="preserve">: </w:t>
      </w:r>
      <w:r w:rsidR="00F8500D">
        <w:rPr>
          <w:rFonts w:ascii="Arial" w:hAnsi="Arial" w:cs="Arial"/>
        </w:rPr>
        <w:t xml:space="preserve">Normalized </w:t>
      </w:r>
      <w:r>
        <w:rPr>
          <w:rFonts w:ascii="Arial" w:hAnsi="Arial" w:cs="Arial"/>
        </w:rPr>
        <w:t>Differential Pressure</w:t>
      </w:r>
    </w:p>
    <w:p w14:paraId="2C0510E4" w14:textId="5965D005" w:rsidR="008B3537" w:rsidRDefault="008B3537" w:rsidP="008B3537">
      <w:pPr>
        <w:pStyle w:val="a3"/>
        <w:ind w:leftChars="0" w:left="0"/>
        <w:jc w:val="left"/>
        <w:rPr>
          <w:rFonts w:ascii="Arial" w:hAnsi="Arial" w:cs="Arial"/>
        </w:rPr>
      </w:pPr>
    </w:p>
    <w:p w14:paraId="152EB47C" w14:textId="40BE4958" w:rsidR="00286BCD" w:rsidRPr="00B959A9" w:rsidRDefault="00642F2A" w:rsidP="00642F2A">
      <w:pPr>
        <w:pStyle w:val="a3"/>
        <w:ind w:leftChars="0" w:left="0" w:firstLineChars="100" w:firstLine="210"/>
        <w:jc w:val="left"/>
        <w:rPr>
          <w:rFonts w:ascii="Arial" w:hAnsi="Arial" w:cs="Arial"/>
        </w:rPr>
      </w:pPr>
      <w:r w:rsidRPr="00B959A9">
        <w:rPr>
          <w:rFonts w:ascii="Arial" w:hAnsi="Arial" w:cs="Arial" w:hint="eastAsia"/>
        </w:rPr>
        <w:lastRenderedPageBreak/>
        <w:t>F</w:t>
      </w:r>
      <w:r w:rsidRPr="00B959A9">
        <w:rPr>
          <w:rFonts w:ascii="Arial" w:hAnsi="Arial" w:cs="Arial"/>
        </w:rPr>
        <w:t xml:space="preserve">igure 8 shows </w:t>
      </w:r>
      <w:r w:rsidR="00C05E81" w:rsidRPr="00B959A9">
        <w:rPr>
          <w:rFonts w:ascii="Arial" w:hAnsi="Arial" w:cs="Arial"/>
        </w:rPr>
        <w:t xml:space="preserve">the </w:t>
      </w:r>
      <w:r w:rsidRPr="00B959A9">
        <w:rPr>
          <w:rFonts w:ascii="Arial" w:hAnsi="Arial" w:cs="Arial"/>
        </w:rPr>
        <w:t xml:space="preserve">Salt Passage from </w:t>
      </w:r>
      <w:r w:rsidR="003D42E8" w:rsidRPr="00B959A9">
        <w:rPr>
          <w:rFonts w:ascii="Arial" w:hAnsi="Arial" w:cs="Arial"/>
        </w:rPr>
        <w:t xml:space="preserve">the </w:t>
      </w:r>
      <w:r w:rsidRPr="00B959A9">
        <w:rPr>
          <w:rFonts w:ascii="Arial" w:hAnsi="Arial" w:cs="Arial"/>
        </w:rPr>
        <w:t>1</w:t>
      </w:r>
      <w:r w:rsidRPr="00B959A9">
        <w:rPr>
          <w:rFonts w:ascii="Arial" w:hAnsi="Arial" w:cs="Arial"/>
          <w:vertAlign w:val="superscript"/>
        </w:rPr>
        <w:t>st</w:t>
      </w:r>
      <w:r w:rsidRPr="00B959A9">
        <w:rPr>
          <w:rFonts w:ascii="Arial" w:hAnsi="Arial" w:cs="Arial"/>
        </w:rPr>
        <w:t xml:space="preserve"> to 3</w:t>
      </w:r>
      <w:r w:rsidRPr="00B959A9">
        <w:rPr>
          <w:rFonts w:ascii="Arial" w:hAnsi="Arial" w:cs="Arial"/>
          <w:vertAlign w:val="superscript"/>
        </w:rPr>
        <w:t>rd</w:t>
      </w:r>
      <w:r w:rsidRPr="00B959A9">
        <w:rPr>
          <w:rFonts w:ascii="Arial" w:hAnsi="Arial" w:cs="Arial"/>
        </w:rPr>
        <w:t xml:space="preserve"> </w:t>
      </w:r>
      <w:r w:rsidR="003D42E8" w:rsidRPr="00B959A9">
        <w:rPr>
          <w:rFonts w:ascii="Arial" w:hAnsi="Arial" w:cs="Arial"/>
        </w:rPr>
        <w:t xml:space="preserve">stages </w:t>
      </w:r>
      <w:r w:rsidRPr="00B959A9">
        <w:rPr>
          <w:rFonts w:ascii="Arial" w:hAnsi="Arial" w:cs="Arial"/>
        </w:rPr>
        <w:t xml:space="preserve">and </w:t>
      </w:r>
      <w:r w:rsidR="00C05E81" w:rsidRPr="00B959A9">
        <w:rPr>
          <w:rFonts w:ascii="Arial" w:hAnsi="Arial" w:cs="Arial"/>
        </w:rPr>
        <w:t xml:space="preserve">the </w:t>
      </w:r>
      <w:r w:rsidRPr="00B959A9">
        <w:rPr>
          <w:rFonts w:ascii="Arial" w:hAnsi="Arial" w:cs="Arial"/>
        </w:rPr>
        <w:t xml:space="preserve">Overall Salt Passage after Nov 2020, which </w:t>
      </w:r>
      <w:r w:rsidR="00C05E81" w:rsidRPr="00B959A9">
        <w:rPr>
          <w:rFonts w:ascii="Arial" w:hAnsi="Arial" w:cs="Arial"/>
        </w:rPr>
        <w:t>were</w:t>
      </w:r>
      <w:r w:rsidRPr="00B959A9">
        <w:rPr>
          <w:rFonts w:ascii="Arial" w:hAnsi="Arial" w:cs="Arial"/>
        </w:rPr>
        <w:t xml:space="preserve"> corrected by temperature.</w:t>
      </w:r>
      <w:r w:rsidR="0095366E" w:rsidRPr="00B959A9">
        <w:rPr>
          <w:rFonts w:ascii="Arial" w:hAnsi="Arial" w:cs="Arial"/>
        </w:rPr>
        <w:t xml:space="preserve"> </w:t>
      </w:r>
      <w:r w:rsidR="005E7414" w:rsidRPr="00B959A9">
        <w:rPr>
          <w:rFonts w:ascii="Arial" w:hAnsi="Arial" w:cs="Arial"/>
        </w:rPr>
        <w:t xml:space="preserve">The </w:t>
      </w:r>
      <w:r w:rsidR="005E7414" w:rsidRPr="00B959A9">
        <w:rPr>
          <w:rFonts w:ascii="Arial" w:hAnsi="Arial" w:cs="Arial" w:hint="eastAsia"/>
        </w:rPr>
        <w:t>T</w:t>
      </w:r>
      <w:r w:rsidR="005E7414" w:rsidRPr="00B959A9">
        <w:rPr>
          <w:rFonts w:ascii="Arial" w:hAnsi="Arial" w:cs="Arial"/>
        </w:rPr>
        <w:t>emperature correction data for the</w:t>
      </w:r>
      <w:r w:rsidR="00286BCD" w:rsidRPr="00B959A9">
        <w:rPr>
          <w:rFonts w:ascii="Arial" w:hAnsi="Arial" w:cs="Arial"/>
        </w:rPr>
        <w:t xml:space="preserve"> Differential Pressure</w:t>
      </w:r>
      <w:r w:rsidR="005E7414" w:rsidRPr="00B959A9">
        <w:rPr>
          <w:rFonts w:ascii="Arial" w:hAnsi="Arial" w:cs="Arial"/>
        </w:rPr>
        <w:t xml:space="preserve"> were generated using the equation</w:t>
      </w:r>
      <w:r w:rsidR="00355334" w:rsidRPr="00B959A9">
        <w:rPr>
          <w:rFonts w:ascii="Arial" w:hAnsi="Arial" w:cs="Arial"/>
        </w:rPr>
        <w:t>s</w:t>
      </w:r>
      <w:r w:rsidR="005E7414" w:rsidRPr="00B959A9">
        <w:rPr>
          <w:rFonts w:ascii="Arial" w:hAnsi="Arial" w:cs="Arial"/>
        </w:rPr>
        <w:t xml:space="preserve"> below provided by Toray.</w:t>
      </w:r>
      <w:r w:rsidR="005E7414" w:rsidRPr="00B959A9">
        <w:rPr>
          <w:rFonts w:ascii="Arial" w:hAnsi="Arial" w:cs="Arial" w:hint="eastAsia"/>
        </w:rPr>
        <w:t xml:space="preserve"> </w:t>
      </w:r>
      <w:r w:rsidR="005E7414" w:rsidRPr="00B959A9">
        <w:rPr>
          <w:rFonts w:ascii="Arial" w:hAnsi="Arial" w:cs="Arial"/>
        </w:rPr>
        <w:t>It was calculated in terms of</w:t>
      </w:r>
      <w:r w:rsidR="00286BCD" w:rsidRPr="00B959A9">
        <w:rPr>
          <w:rFonts w:ascii="Arial" w:hAnsi="Arial" w:cs="Arial"/>
        </w:rPr>
        <w:t xml:space="preserve"> Differential Pressure</w:t>
      </w:r>
      <w:r w:rsidR="005E7414" w:rsidRPr="00B959A9">
        <w:rPr>
          <w:rFonts w:ascii="Arial" w:hAnsi="Arial" w:cs="Arial"/>
        </w:rPr>
        <w:t xml:space="preserve">, </w:t>
      </w:r>
      <w:r w:rsidR="00286BCD" w:rsidRPr="00B959A9">
        <w:rPr>
          <w:rFonts w:ascii="Arial" w:hAnsi="Arial" w:cs="Arial"/>
        </w:rPr>
        <w:t>Feed Flow, Concentration Flow</w:t>
      </w:r>
      <w:r w:rsidR="005E7414" w:rsidRPr="00B959A9">
        <w:rPr>
          <w:rFonts w:ascii="Arial" w:hAnsi="Arial" w:cs="Arial"/>
        </w:rPr>
        <w:t xml:space="preserve">, </w:t>
      </w:r>
      <w:r w:rsidR="00286BCD" w:rsidRPr="00B959A9">
        <w:rPr>
          <w:rFonts w:ascii="Arial" w:hAnsi="Arial" w:cs="Arial"/>
        </w:rPr>
        <w:t>and Water Viscosity</w:t>
      </w:r>
      <w:r w:rsidR="005E7414" w:rsidRPr="00B959A9">
        <w:rPr>
          <w:rFonts w:ascii="Arial" w:hAnsi="Arial" w:cs="Arial"/>
        </w:rPr>
        <w:t xml:space="preserve">. </w:t>
      </w:r>
      <w:r w:rsidR="00286BCD" w:rsidRPr="00B959A9">
        <w:rPr>
          <w:rFonts w:ascii="Arial" w:hAnsi="Arial" w:cs="Arial"/>
        </w:rPr>
        <w:t xml:space="preserve">Water Viscosity </w:t>
      </w:r>
      <m:oMath>
        <m:r>
          <w:rPr>
            <w:rFonts w:ascii="Cambria Math" w:hAnsi="Cambria Math" w:cs="Arial"/>
          </w:rPr>
          <m:t>η</m:t>
        </m:r>
      </m:oMath>
      <w:r w:rsidR="00130CDA" w:rsidRPr="00B959A9">
        <w:rPr>
          <w:rFonts w:ascii="Arial" w:hAnsi="Arial" w:cs="Arial" w:hint="eastAsia"/>
        </w:rPr>
        <w:t xml:space="preserve"> </w:t>
      </w:r>
      <w:r w:rsidR="00130CDA" w:rsidRPr="00B959A9">
        <w:rPr>
          <w:rFonts w:ascii="Arial" w:hAnsi="Arial" w:cs="Arial"/>
        </w:rPr>
        <w:t>is</w:t>
      </w:r>
      <w:r w:rsidR="005E7414" w:rsidRPr="00B959A9">
        <w:rPr>
          <w:rFonts w:ascii="Arial" w:hAnsi="Arial" w:cs="Arial"/>
        </w:rPr>
        <w:t xml:space="preserve"> calculated by </w:t>
      </w:r>
      <w:r w:rsidR="00130CDA" w:rsidRPr="00B959A9">
        <w:rPr>
          <w:rFonts w:ascii="Arial" w:hAnsi="Arial" w:cs="Arial"/>
        </w:rPr>
        <w:t>the equation shown above in Normalized</w:t>
      </w:r>
      <w:r w:rsidR="005E7414" w:rsidRPr="00B959A9">
        <w:rPr>
          <w:rFonts w:ascii="Arial" w:hAnsi="Arial" w:cs="Arial"/>
        </w:rPr>
        <w:t xml:space="preserve"> Permeate Flow calculation.</w:t>
      </w:r>
    </w:p>
    <w:p w14:paraId="3D09FF47" w14:textId="02A66E16" w:rsidR="008950AE" w:rsidRDefault="008950AE" w:rsidP="008950AE">
      <w:pPr>
        <w:jc w:val="left"/>
        <w:rPr>
          <w:rFonts w:ascii="Arial" w:hAnsi="Arial" w:cs="Arial"/>
          <w:highlight w:val="yellow"/>
        </w:rPr>
      </w:pPr>
    </w:p>
    <w:p w14:paraId="571ABDB7" w14:textId="3EE7EC3D" w:rsidR="009B36EA" w:rsidRDefault="009B36EA" w:rsidP="009B36EA">
      <w:pPr>
        <w:pStyle w:val="a3"/>
        <w:ind w:leftChars="0" w:left="0"/>
        <w:rPr>
          <w:rFonts w:ascii="Arial" w:hAnsi="Arial" w:cs="Arial"/>
        </w:rPr>
      </w:pPr>
      <w:r w:rsidRPr="00131C37">
        <w:rPr>
          <w:rFonts w:ascii="Arial" w:hAnsi="Arial" w:cs="Arial"/>
        </w:rPr>
        <w:t>Normalized Differential Pressure</w:t>
      </w:r>
      <w:r>
        <w:rPr>
          <w:rFonts w:ascii="Arial" w:hAnsi="Arial" w:cs="Arial"/>
        </w:rPr>
        <w:t xml:space="preserve"> </w:t>
      </w:r>
      <m:oMath>
        <m:acc>
          <m:accPr>
            <m:ctrlPr>
              <w:rPr>
                <w:rFonts w:ascii="Cambria Math" w:hAnsi="Cambria Math" w:cs="Arial"/>
                <w:i/>
              </w:rPr>
            </m:ctrlPr>
          </m:accPr>
          <m:e>
            <m:r>
              <m:rPr>
                <m:sty m:val="p"/>
              </m:rPr>
              <w:rPr>
                <w:rFonts w:ascii="Cambria Math" w:hAnsi="Cambria Math" w:cs="Arial"/>
              </w:rPr>
              <m:t>Δ</m:t>
            </m:r>
            <m:r>
              <w:rPr>
                <w:rFonts w:ascii="Cambria Math" w:hAnsi="Cambria Math" w:cs="Arial"/>
              </w:rPr>
              <m:t>P</m:t>
            </m:r>
          </m:e>
        </m:acc>
        <m:r>
          <w:rPr>
            <w:rFonts w:ascii="Cambria Math" w:hAnsi="Cambria Math" w:cs="Arial"/>
          </w:rPr>
          <m:t>(t)</m:t>
        </m:r>
      </m:oMath>
      <w:r>
        <w:rPr>
          <w:rFonts w:ascii="Arial" w:hAnsi="Arial" w:cs="Arial"/>
        </w:rPr>
        <w:t xml:space="preserve"> is given by </w:t>
      </w:r>
      <w:proofErr w:type="gramStart"/>
      <w:r>
        <w:rPr>
          <w:rFonts w:ascii="Arial" w:hAnsi="Arial" w:cs="Arial"/>
        </w:rPr>
        <w:t>Eq.(</w:t>
      </w:r>
      <w:proofErr w:type="gramEnd"/>
      <w:r>
        <w:rPr>
          <w:rFonts w:ascii="Arial" w:hAnsi="Arial" w:cs="Arial"/>
        </w:rPr>
        <w:t>9).</w:t>
      </w:r>
    </w:p>
    <w:p w14:paraId="37ECE91A" w14:textId="74BFC601" w:rsidR="009B36EA" w:rsidRPr="00524F5F" w:rsidRDefault="00B425E9" w:rsidP="009B36EA">
      <w:pPr>
        <w:pStyle w:val="a3"/>
        <w:ind w:leftChars="0" w:left="0"/>
        <w:rPr>
          <w:rFonts w:ascii="Arial" w:hAnsi="Arial" w:cs="Arial"/>
        </w:rPr>
      </w:pPr>
      <m:oMathPara>
        <m:oMath>
          <m:eqArr>
            <m:eqArrPr>
              <m:maxDist m:val="1"/>
              <m:ctrlPr>
                <w:rPr>
                  <w:rFonts w:ascii="Cambria Math" w:hAnsi="Cambria Math" w:cs="Arial"/>
                  <w:i/>
                </w:rPr>
              </m:ctrlPr>
            </m:eqArrPr>
            <m:e>
              <m:acc>
                <m:accPr>
                  <m:ctrlPr>
                    <w:rPr>
                      <w:rFonts w:ascii="Cambria Math" w:hAnsi="Cambria Math" w:cs="Arial"/>
                      <w:i/>
                    </w:rPr>
                  </m:ctrlPr>
                </m:accPr>
                <m:e>
                  <m:r>
                    <m:rPr>
                      <m:sty m:val="p"/>
                    </m:rPr>
                    <w:rPr>
                      <w:rFonts w:ascii="Cambria Math" w:hAnsi="Cambria Math" w:cs="Arial"/>
                    </w:rPr>
                    <m:t>Δ</m:t>
                  </m:r>
                  <m:r>
                    <w:rPr>
                      <w:rFonts w:ascii="Cambria Math" w:hAnsi="Cambria Math" w:cs="Arial"/>
                    </w:rPr>
                    <m:t>P</m:t>
                  </m:r>
                </m:e>
              </m:acc>
              <m:r>
                <w:rPr>
                  <w:rFonts w:ascii="Cambria Math" w:hAnsi="Cambria Math" w:cs="Arial"/>
                </w:rPr>
                <m:t>(t)=a×</m:t>
              </m:r>
              <m:r>
                <m:rPr>
                  <m:sty m:val="p"/>
                </m:rPr>
                <w:rPr>
                  <w:rFonts w:ascii="Cambria Math" w:hAnsi="Cambria Math" w:cs="Arial"/>
                </w:rPr>
                <m:t>Δ</m:t>
              </m:r>
              <m:r>
                <w:rPr>
                  <w:rFonts w:ascii="Cambria Math" w:hAnsi="Cambria Math" w:cs="Arial"/>
                </w:rPr>
                <m:t>P(t)×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Q</m:t>
                      </m:r>
                    </m:e>
                    <m:sub>
                      <m:r>
                        <m:rPr>
                          <m:sty m:val="p"/>
                        </m:rPr>
                        <w:rPr>
                          <w:rFonts w:ascii="Cambria Math" w:hAnsi="Cambria Math" w:cs="Arial"/>
                        </w:rPr>
                        <m:t>fb</m:t>
                      </m:r>
                    </m:sub>
                  </m:sSub>
                  <m:r>
                    <w:rPr>
                      <w:rFonts w:ascii="Cambria Math" w:hAnsi="Cambria Math" w:cs="Arial"/>
                    </w:rPr>
                    <m:t>(t=</m:t>
                  </m:r>
                  <m:r>
                    <m:rPr>
                      <m:sty m:val="p"/>
                    </m:rPr>
                    <w:rPr>
                      <w:rFonts w:ascii="Cambria Math" w:hAnsi="Cambria Math" w:cs="Arial"/>
                    </w:rPr>
                    <m:t>ref</m:t>
                  </m:r>
                  <m:r>
                    <w:rPr>
                      <w:rFonts w:ascii="Cambria Math" w:hAnsi="Cambria Math" w:cs="Arial"/>
                    </w:rPr>
                    <m:t>)</m:t>
                  </m:r>
                </m:num>
                <m:den>
                  <m:sSub>
                    <m:sSubPr>
                      <m:ctrlPr>
                        <w:rPr>
                          <w:rFonts w:ascii="Cambria Math" w:hAnsi="Cambria Math" w:cs="Arial"/>
                          <w:i/>
                        </w:rPr>
                      </m:ctrlPr>
                    </m:sSubPr>
                    <m:e>
                      <m:r>
                        <w:rPr>
                          <w:rFonts w:ascii="Cambria Math" w:hAnsi="Cambria Math" w:cs="Arial"/>
                        </w:rPr>
                        <m:t>Q</m:t>
                      </m:r>
                    </m:e>
                    <m:sub>
                      <m:r>
                        <m:rPr>
                          <m:sty m:val="p"/>
                        </m:rPr>
                        <w:rPr>
                          <w:rFonts w:ascii="Cambria Math" w:hAnsi="Cambria Math" w:cs="Arial"/>
                        </w:rPr>
                        <m:t>fb</m:t>
                      </m:r>
                    </m:sub>
                  </m:sSub>
                  <m:r>
                    <w:rPr>
                      <w:rFonts w:ascii="Cambria Math" w:hAnsi="Cambria Math" w:cs="Arial"/>
                    </w:rPr>
                    <m:t>(t)</m:t>
                  </m:r>
                </m:den>
              </m:f>
              <m:r>
                <w:rPr>
                  <w:rFonts w:ascii="Cambria Math" w:hAnsi="Cambria Math" w:cs="Arial"/>
                </w:rPr>
                <m:t>×</m:t>
              </m:r>
              <m:f>
                <m:fPr>
                  <m:ctrlPr>
                    <w:rPr>
                      <w:rFonts w:ascii="Cambria Math" w:hAnsi="Cambria Math" w:cs="Arial"/>
                      <w:i/>
                    </w:rPr>
                  </m:ctrlPr>
                </m:fPr>
                <m:num>
                  <m:r>
                    <w:rPr>
                      <w:rFonts w:ascii="Cambria Math" w:hAnsi="Cambria Math" w:cs="Arial"/>
                    </w:rPr>
                    <m:t>η(t)</m:t>
                  </m:r>
                </m:num>
                <m:den>
                  <m:r>
                    <w:rPr>
                      <w:rFonts w:ascii="Cambria Math" w:hAnsi="Cambria Math" w:cs="Arial"/>
                    </w:rPr>
                    <m:t>η(t=</m:t>
                  </m:r>
                  <m:r>
                    <m:rPr>
                      <m:sty m:val="p"/>
                    </m:rPr>
                    <w:rPr>
                      <w:rFonts w:ascii="Cambria Math" w:hAnsi="Cambria Math" w:cs="Arial"/>
                    </w:rPr>
                    <m:t>ref</m:t>
                  </m:r>
                  <m:r>
                    <w:rPr>
                      <w:rFonts w:ascii="Cambria Math" w:hAnsi="Cambria Math" w:cs="Arial"/>
                    </w:rPr>
                    <m:t>)</m:t>
                  </m:r>
                </m:den>
              </m:f>
              <m:r>
                <w:rPr>
                  <w:rFonts w:ascii="Cambria Math" w:hAnsi="Cambria Math" w:cs="Arial"/>
                </w:rPr>
                <m:t>#(9)</m:t>
              </m:r>
            </m:e>
          </m:eqArr>
        </m:oMath>
      </m:oMathPara>
    </w:p>
    <w:p w14:paraId="16B75933" w14:textId="5A008B02" w:rsidR="009B36EA" w:rsidRDefault="009B36EA" w:rsidP="009B36EA">
      <w:pPr>
        <w:jc w:val="left"/>
        <w:rPr>
          <w:rFonts w:ascii="Arial" w:hAnsi="Arial" w:cs="Arial"/>
        </w:rPr>
      </w:pPr>
      <w:r>
        <w:rPr>
          <w:rFonts w:ascii="Arial" w:hAnsi="Arial" w:cs="Arial"/>
        </w:rPr>
        <w:t xml:space="preserve">Here, </w:t>
      </w:r>
      <m:oMath>
        <m:r>
          <m:rPr>
            <m:sty m:val="p"/>
          </m:rPr>
          <w:rPr>
            <w:rFonts w:ascii="Cambria Math" w:hAnsi="Cambria Math" w:cs="Arial"/>
          </w:rPr>
          <m:t>Δ</m:t>
        </m:r>
        <m:r>
          <w:rPr>
            <w:rFonts w:ascii="Cambria Math" w:hAnsi="Cambria Math" w:cs="Arial"/>
          </w:rPr>
          <m:t>P</m:t>
        </m:r>
      </m:oMath>
      <w:r>
        <w:rPr>
          <w:rFonts w:ascii="Arial" w:hAnsi="Arial" w:cs="Arial"/>
        </w:rPr>
        <w:t xml:space="preserve"> is Module Differential Pressure, </w:t>
      </w:r>
      <m:oMath>
        <m:sSub>
          <m:sSubPr>
            <m:ctrlPr>
              <w:rPr>
                <w:rFonts w:ascii="Cambria Math" w:hAnsi="Cambria Math" w:cs="Arial"/>
                <w:i/>
              </w:rPr>
            </m:ctrlPr>
          </m:sSubPr>
          <m:e>
            <m:r>
              <w:rPr>
                <w:rFonts w:ascii="Cambria Math" w:hAnsi="Cambria Math" w:cs="Arial"/>
              </w:rPr>
              <m:t>Q</m:t>
            </m:r>
          </m:e>
          <m:sub>
            <m:r>
              <m:rPr>
                <m:sty m:val="p"/>
              </m:rPr>
              <w:rPr>
                <w:rFonts w:ascii="Cambria Math" w:hAnsi="Cambria Math" w:cs="Arial"/>
              </w:rPr>
              <m:t>fb</m:t>
            </m:r>
          </m:sub>
        </m:sSub>
      </m:oMath>
      <w:r>
        <w:rPr>
          <w:rFonts w:ascii="Arial" w:hAnsi="Arial" w:cs="Arial" w:hint="eastAsia"/>
        </w:rPr>
        <w:t xml:space="preserve"> </w:t>
      </w:r>
      <w:r>
        <w:rPr>
          <w:rFonts w:ascii="Arial" w:hAnsi="Arial" w:cs="Arial"/>
        </w:rPr>
        <w:t>is av</w:t>
      </w:r>
      <w:r>
        <w:rPr>
          <w:rFonts w:ascii="Arial" w:hAnsi="Arial" w:cs="Arial" w:hint="eastAsia"/>
        </w:rPr>
        <w:t xml:space="preserve">erage </w:t>
      </w:r>
      <w:r>
        <w:rPr>
          <w:rFonts w:ascii="Arial" w:hAnsi="Arial" w:cs="Arial"/>
        </w:rPr>
        <w:t xml:space="preserve">Feed and Brine Flow Rate, and </w:t>
      </w:r>
      <m:oMath>
        <m:r>
          <w:rPr>
            <w:rFonts w:ascii="Cambria Math" w:hAnsi="Cambria Math" w:cs="Arial"/>
          </w:rPr>
          <m:t>η(t)</m:t>
        </m:r>
      </m:oMath>
      <w:r>
        <w:rPr>
          <w:rFonts w:ascii="Arial" w:hAnsi="Arial" w:cs="Arial"/>
        </w:rPr>
        <w:t xml:space="preserve"> is water viscosity at temperature </w:t>
      </w:r>
      <m:oMath>
        <m:r>
          <w:rPr>
            <w:rFonts w:ascii="Cambria Math" w:hAnsi="Cambria Math" w:cs="Arial"/>
          </w:rPr>
          <m:t>T</m:t>
        </m:r>
      </m:oMath>
      <w:r>
        <w:rPr>
          <w:rFonts w:ascii="Arial" w:hAnsi="Arial" w:cs="Arial"/>
        </w:rPr>
        <w:t xml:space="preserve">. </w:t>
      </w:r>
      <w:r>
        <w:rPr>
          <w:rFonts w:ascii="Arial" w:hAnsi="Arial" w:cs="Arial" w:hint="eastAsia"/>
        </w:rPr>
        <w:t>T</w:t>
      </w:r>
      <w:r>
        <w:rPr>
          <w:rFonts w:ascii="Arial" w:hAnsi="Arial" w:cs="Arial"/>
        </w:rPr>
        <w:t xml:space="preserve">he coefficient </w:t>
      </w:r>
      <m:oMath>
        <m:r>
          <w:rPr>
            <w:rFonts w:ascii="Cambria Math" w:hAnsi="Cambria Math" w:cs="Arial"/>
          </w:rPr>
          <m:t>a=1.4308</m:t>
        </m:r>
      </m:oMath>
      <w:r>
        <w:rPr>
          <w:rFonts w:ascii="Arial" w:hAnsi="Arial" w:cs="Arial" w:hint="eastAsia"/>
        </w:rPr>
        <w:t xml:space="preserve"> </w:t>
      </w:r>
      <w:r>
        <w:rPr>
          <w:rFonts w:ascii="Arial" w:hAnsi="Arial" w:cs="Arial"/>
        </w:rPr>
        <w:t>is specific to membrane</w:t>
      </w:r>
      <w:r>
        <w:rPr>
          <w:rFonts w:ascii="Arial" w:hAnsi="Arial" w:cs="Arial" w:hint="eastAsia"/>
        </w:rPr>
        <w:t>.</w:t>
      </w:r>
      <w:r>
        <w:rPr>
          <w:rFonts w:ascii="Arial" w:hAnsi="Arial" w:cs="Arial"/>
        </w:rPr>
        <w:t xml:space="preserve"> “</w:t>
      </w:r>
      <m:oMath>
        <m:r>
          <w:rPr>
            <w:rFonts w:ascii="Cambria Math" w:hAnsi="Cambria Math" w:cs="Arial"/>
          </w:rPr>
          <m:t>t=</m:t>
        </m:r>
        <m:r>
          <m:rPr>
            <m:sty m:val="p"/>
          </m:rPr>
          <w:rPr>
            <w:rFonts w:ascii="Cambria Math" w:hAnsi="Cambria Math"/>
          </w:rPr>
          <m:t>ref</m:t>
        </m:r>
      </m:oMath>
      <w:r>
        <w:rPr>
          <w:rFonts w:ascii="Arial" w:hAnsi="Arial" w:cs="Arial"/>
        </w:rPr>
        <w:t>”</w:t>
      </w:r>
      <w:r>
        <w:rPr>
          <w:rFonts w:ascii="Arial" w:hAnsi="Arial" w:hint="eastAsia"/>
        </w:rPr>
        <w:t xml:space="preserve"> </w:t>
      </w:r>
      <w:r>
        <w:rPr>
          <w:rFonts w:ascii="Arial" w:hAnsi="Arial"/>
        </w:rPr>
        <w:t xml:space="preserve">indicates the values of those variables at the reference point or </w:t>
      </w:r>
      <w:r w:rsidRPr="00C110FE">
        <w:rPr>
          <w:rFonts w:ascii="Arial" w:hAnsi="Arial" w:cs="Arial"/>
        </w:rPr>
        <w:t>standard condition</w:t>
      </w:r>
      <w:r>
        <w:rPr>
          <w:rFonts w:ascii="Arial" w:hAnsi="Arial" w:cs="Arial"/>
        </w:rPr>
        <w:t xml:space="preserve">. </w:t>
      </w:r>
      <m:oMath>
        <m:r>
          <m:rPr>
            <m:sty m:val="p"/>
          </m:rPr>
          <w:rPr>
            <w:rFonts w:ascii="Cambria Math" w:hAnsi="Cambria Math" w:cs="Arial"/>
          </w:rPr>
          <m:t>Δ</m:t>
        </m:r>
        <m:r>
          <w:rPr>
            <w:rFonts w:ascii="Cambria Math" w:hAnsi="Cambria Math" w:cs="Arial"/>
          </w:rPr>
          <m:t>P</m:t>
        </m:r>
      </m:oMath>
      <w:r>
        <w:rPr>
          <w:rFonts w:ascii="Arial" w:hAnsi="Arial" w:cs="Arial"/>
        </w:rPr>
        <w:t xml:space="preserve"> is given by </w:t>
      </w:r>
      <w:proofErr w:type="gramStart"/>
      <w:r>
        <w:rPr>
          <w:rFonts w:ascii="Arial" w:hAnsi="Arial" w:cs="Arial"/>
        </w:rPr>
        <w:t>Eq.(</w:t>
      </w:r>
      <w:proofErr w:type="gramEnd"/>
      <w:r>
        <w:rPr>
          <w:rFonts w:ascii="Arial" w:hAnsi="Arial" w:cs="Arial"/>
        </w:rPr>
        <w:t xml:space="preserve">5) and Equations for </w:t>
      </w:r>
      <m:oMath>
        <m:sSub>
          <m:sSubPr>
            <m:ctrlPr>
              <w:rPr>
                <w:rFonts w:ascii="Cambria Math" w:hAnsi="Cambria Math" w:cs="Arial"/>
                <w:i/>
              </w:rPr>
            </m:ctrlPr>
          </m:sSubPr>
          <m:e>
            <m:r>
              <w:rPr>
                <w:rFonts w:ascii="Cambria Math" w:hAnsi="Cambria Math" w:cs="Arial"/>
              </w:rPr>
              <m:t>Q</m:t>
            </m:r>
          </m:e>
          <m:sub>
            <m:r>
              <m:rPr>
                <m:sty m:val="p"/>
              </m:rPr>
              <w:rPr>
                <w:rFonts w:ascii="Cambria Math" w:hAnsi="Cambria Math" w:cs="Arial"/>
              </w:rPr>
              <m:t>fb</m:t>
            </m:r>
          </m:sub>
        </m:sSub>
        <m:r>
          <w:rPr>
            <w:rFonts w:ascii="Cambria Math" w:hAnsi="Cambria Math" w:cs="Arial"/>
          </w:rPr>
          <m:t>,η</m:t>
        </m:r>
      </m:oMath>
      <w:r>
        <w:rPr>
          <w:rFonts w:ascii="Arial" w:hAnsi="Arial" w:cs="Arial" w:hint="eastAsia"/>
        </w:rPr>
        <w:t xml:space="preserve"> </w:t>
      </w:r>
      <w:r>
        <w:rPr>
          <w:rFonts w:ascii="Arial" w:hAnsi="Arial" w:cs="Arial"/>
        </w:rPr>
        <w:t>are given in Appendix.</w:t>
      </w:r>
    </w:p>
    <w:p w14:paraId="2DDE76FA" w14:textId="77777777" w:rsidR="00286BCD" w:rsidRDefault="00286BCD" w:rsidP="005E7414">
      <w:pPr>
        <w:pStyle w:val="a3"/>
        <w:ind w:leftChars="0" w:left="0"/>
        <w:jc w:val="left"/>
        <w:rPr>
          <w:rFonts w:ascii="Arial" w:hAnsi="Arial" w:cs="Arial"/>
          <w:highlight w:val="yellow"/>
        </w:rPr>
      </w:pPr>
    </w:p>
    <w:p w14:paraId="1FF8CE00" w14:textId="6F161476" w:rsidR="00642F2A" w:rsidRDefault="0095366E" w:rsidP="00642F2A">
      <w:pPr>
        <w:pStyle w:val="a3"/>
        <w:ind w:leftChars="0" w:left="0" w:firstLineChars="100" w:firstLine="210"/>
        <w:jc w:val="left"/>
        <w:rPr>
          <w:rFonts w:ascii="Arial" w:hAnsi="Arial" w:cs="Arial"/>
        </w:rPr>
      </w:pPr>
      <w:r w:rsidRPr="00B959A9">
        <w:rPr>
          <w:rFonts w:ascii="Arial" w:hAnsi="Arial" w:cs="Arial"/>
        </w:rPr>
        <w:t xml:space="preserve">The trends of </w:t>
      </w:r>
      <w:r w:rsidR="00C05E81" w:rsidRPr="00B959A9">
        <w:rPr>
          <w:rFonts w:ascii="Arial" w:hAnsi="Arial" w:cs="Arial"/>
        </w:rPr>
        <w:t xml:space="preserve">the </w:t>
      </w:r>
      <w:r w:rsidRPr="00B959A9">
        <w:rPr>
          <w:rFonts w:ascii="Arial" w:hAnsi="Arial" w:cs="Arial"/>
        </w:rPr>
        <w:t xml:space="preserve">Salt Passage from </w:t>
      </w:r>
      <w:r w:rsidR="003D42E8" w:rsidRPr="00B959A9">
        <w:rPr>
          <w:rFonts w:ascii="Arial" w:hAnsi="Arial" w:cs="Arial"/>
        </w:rPr>
        <w:t xml:space="preserve">the </w:t>
      </w:r>
      <w:r w:rsidRPr="00B959A9">
        <w:rPr>
          <w:rFonts w:ascii="Arial" w:hAnsi="Arial" w:cs="Arial"/>
        </w:rPr>
        <w:t>1</w:t>
      </w:r>
      <w:r w:rsidRPr="00B959A9">
        <w:rPr>
          <w:rFonts w:ascii="Arial" w:hAnsi="Arial" w:cs="Arial"/>
          <w:vertAlign w:val="superscript"/>
        </w:rPr>
        <w:t>st</w:t>
      </w:r>
      <w:r w:rsidRPr="00B959A9">
        <w:rPr>
          <w:rFonts w:ascii="Arial" w:hAnsi="Arial" w:cs="Arial"/>
        </w:rPr>
        <w:t xml:space="preserve"> to 3</w:t>
      </w:r>
      <w:r w:rsidRPr="00B959A9">
        <w:rPr>
          <w:rFonts w:ascii="Arial" w:hAnsi="Arial" w:cs="Arial"/>
          <w:vertAlign w:val="superscript"/>
        </w:rPr>
        <w:t>rd</w:t>
      </w:r>
      <w:r w:rsidRPr="00B959A9">
        <w:rPr>
          <w:rFonts w:ascii="Arial" w:hAnsi="Arial" w:cs="Arial"/>
        </w:rPr>
        <w:t xml:space="preserve"> </w:t>
      </w:r>
      <w:r w:rsidR="003D42E8" w:rsidRPr="00B959A9">
        <w:rPr>
          <w:rFonts w:ascii="Arial" w:hAnsi="Arial" w:cs="Arial"/>
        </w:rPr>
        <w:t xml:space="preserve">stages </w:t>
      </w:r>
      <w:r w:rsidRPr="00B959A9">
        <w:rPr>
          <w:rFonts w:ascii="Arial" w:hAnsi="Arial" w:cs="Arial"/>
        </w:rPr>
        <w:t xml:space="preserve">and </w:t>
      </w:r>
      <w:r w:rsidR="00C05E81" w:rsidRPr="00B959A9">
        <w:rPr>
          <w:rFonts w:ascii="Arial" w:hAnsi="Arial" w:cs="Arial"/>
        </w:rPr>
        <w:t xml:space="preserve">the </w:t>
      </w:r>
      <w:r w:rsidRPr="00B959A9">
        <w:rPr>
          <w:rFonts w:ascii="Arial" w:hAnsi="Arial" w:cs="Arial"/>
        </w:rPr>
        <w:t xml:space="preserve">Overall Salt Passage were gradually increasing to 1.5%, 1.0%, 0.7%, and 0.8%, respectively. </w:t>
      </w:r>
      <w:r w:rsidR="00C473A9" w:rsidRPr="00B959A9">
        <w:rPr>
          <w:rFonts w:ascii="Arial" w:hAnsi="Arial" w:cs="Arial"/>
        </w:rPr>
        <w:t xml:space="preserve">It suggests the possibility that RO clogging was </w:t>
      </w:r>
      <w:r w:rsidR="00286BCD" w:rsidRPr="00B959A9">
        <w:rPr>
          <w:rFonts w:ascii="Arial" w:hAnsi="Arial" w:cs="Arial"/>
        </w:rPr>
        <w:t>p</w:t>
      </w:r>
      <w:r w:rsidR="00C473A9" w:rsidRPr="00B959A9">
        <w:rPr>
          <w:rFonts w:ascii="Arial" w:hAnsi="Arial" w:cs="Arial"/>
        </w:rPr>
        <w:t>rogressing.</w:t>
      </w:r>
    </w:p>
    <w:p w14:paraId="5A320645" w14:textId="233B9100" w:rsidR="00642F2A" w:rsidRDefault="00642F2A" w:rsidP="00642F2A">
      <w:pPr>
        <w:pStyle w:val="a3"/>
        <w:ind w:leftChars="0" w:left="0"/>
        <w:jc w:val="left"/>
        <w:rPr>
          <w:rFonts w:ascii="Arial" w:hAnsi="Arial" w:cs="Arial"/>
        </w:rPr>
      </w:pPr>
    </w:p>
    <w:p w14:paraId="3F366C17" w14:textId="51A3A209" w:rsidR="00642F2A" w:rsidRDefault="0095366E" w:rsidP="00642F2A">
      <w:pPr>
        <w:pStyle w:val="a3"/>
        <w:ind w:leftChars="0" w:left="0"/>
        <w:jc w:val="left"/>
        <w:rPr>
          <w:rFonts w:ascii="Arial" w:hAnsi="Arial" w:cs="Arial"/>
        </w:rPr>
      </w:pPr>
      <w:r>
        <w:rPr>
          <w:rFonts w:ascii="Arial" w:hAnsi="Arial" w:cs="Arial"/>
          <w:noProof/>
        </w:rPr>
        <w:drawing>
          <wp:inline distT="0" distB="0" distL="0" distR="0" wp14:anchorId="53F20E68" wp14:editId="7FBD2BAD">
            <wp:extent cx="6222202" cy="3343143"/>
            <wp:effectExtent l="0" t="0" r="762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54314" cy="3360397"/>
                    </a:xfrm>
                    <a:prstGeom prst="rect">
                      <a:avLst/>
                    </a:prstGeom>
                    <a:noFill/>
                    <a:ln>
                      <a:noFill/>
                    </a:ln>
                  </pic:spPr>
                </pic:pic>
              </a:graphicData>
            </a:graphic>
          </wp:inline>
        </w:drawing>
      </w:r>
    </w:p>
    <w:p w14:paraId="0D8C1C8C" w14:textId="758351F5" w:rsidR="0095366E" w:rsidRDefault="0095366E" w:rsidP="0095366E">
      <w:pPr>
        <w:pStyle w:val="a3"/>
        <w:ind w:leftChars="0" w:left="0"/>
        <w:jc w:val="center"/>
        <w:rPr>
          <w:rFonts w:ascii="Arial" w:hAnsi="Arial" w:cs="Arial"/>
        </w:rPr>
      </w:pPr>
      <w:r>
        <w:rPr>
          <w:rFonts w:ascii="Arial" w:hAnsi="Arial" w:cs="Arial" w:hint="eastAsia"/>
        </w:rPr>
        <w:t>F</w:t>
      </w:r>
      <w:r>
        <w:rPr>
          <w:rFonts w:ascii="Arial" w:hAnsi="Arial" w:cs="Arial"/>
        </w:rPr>
        <w:t xml:space="preserve">igure </w:t>
      </w:r>
      <w:r w:rsidR="004A05CE">
        <w:rPr>
          <w:rFonts w:ascii="Arial" w:hAnsi="Arial" w:cs="Arial"/>
        </w:rPr>
        <w:t>14</w:t>
      </w:r>
      <w:r>
        <w:rPr>
          <w:rFonts w:ascii="Arial" w:hAnsi="Arial" w:cs="Arial"/>
        </w:rPr>
        <w:t xml:space="preserve">: </w:t>
      </w:r>
      <w:r w:rsidR="005267CE">
        <w:rPr>
          <w:rFonts w:ascii="Arial" w:hAnsi="Arial" w:cs="Arial"/>
        </w:rPr>
        <w:t xml:space="preserve">Normalized </w:t>
      </w:r>
      <w:r>
        <w:rPr>
          <w:rFonts w:ascii="Arial" w:hAnsi="Arial" w:cs="Arial"/>
        </w:rPr>
        <w:t>Salt Passage</w:t>
      </w:r>
    </w:p>
    <w:p w14:paraId="159FF3BE" w14:textId="77777777" w:rsidR="00343AE4" w:rsidRPr="00343AE4" w:rsidRDefault="00343AE4" w:rsidP="00343AE4">
      <w:pPr>
        <w:rPr>
          <w:rFonts w:ascii="Arial" w:hAnsi="Arial" w:cs="Arial" w:hint="eastAsia"/>
        </w:rPr>
      </w:pPr>
    </w:p>
    <w:p w14:paraId="45CBBC07" w14:textId="30C19350" w:rsidR="007B1B90" w:rsidRPr="005D1453" w:rsidRDefault="00514781" w:rsidP="00ED3E0C">
      <w:pPr>
        <w:pStyle w:val="a3"/>
        <w:ind w:leftChars="0" w:left="0" w:firstLineChars="100" w:firstLine="210"/>
        <w:rPr>
          <w:rFonts w:ascii="Arial" w:hAnsi="Arial" w:cs="Arial"/>
        </w:rPr>
      </w:pPr>
      <w:commentRangeStart w:id="14"/>
      <w:r w:rsidRPr="005D1453">
        <w:rPr>
          <w:rFonts w:ascii="Arial" w:hAnsi="Arial" w:cs="Arial"/>
        </w:rPr>
        <w:t xml:space="preserve">From Figure </w:t>
      </w:r>
      <w:r w:rsidR="004A05CE">
        <w:rPr>
          <w:rFonts w:ascii="Arial" w:hAnsi="Arial" w:cs="Arial"/>
        </w:rPr>
        <w:t>12</w:t>
      </w:r>
      <w:r w:rsidRPr="005D1453">
        <w:rPr>
          <w:rFonts w:ascii="Arial" w:hAnsi="Arial" w:cs="Arial"/>
        </w:rPr>
        <w:t xml:space="preserve"> to Figure </w:t>
      </w:r>
      <w:r w:rsidR="004A05CE">
        <w:rPr>
          <w:rFonts w:ascii="Arial" w:hAnsi="Arial" w:cs="Arial"/>
        </w:rPr>
        <w:t>14</w:t>
      </w:r>
      <w:r w:rsidRPr="005D1453">
        <w:rPr>
          <w:rFonts w:ascii="Arial" w:hAnsi="Arial" w:cs="Arial"/>
        </w:rPr>
        <w:t xml:space="preserve">, the correlation between variables using the data after July 2022. </w:t>
      </w:r>
      <w:commentRangeEnd w:id="14"/>
      <w:r w:rsidR="003D42E8">
        <w:rPr>
          <w:rStyle w:val="a4"/>
        </w:rPr>
        <w:commentReference w:id="14"/>
      </w:r>
      <w:commentRangeStart w:id="15"/>
      <w:commentRangeStart w:id="16"/>
      <w:r w:rsidR="00B84FAC" w:rsidRPr="005D1453">
        <w:rPr>
          <w:rFonts w:ascii="Arial" w:hAnsi="Arial" w:cs="Arial"/>
        </w:rPr>
        <w:t xml:space="preserve">In Figure </w:t>
      </w:r>
      <w:r w:rsidR="00632E67">
        <w:rPr>
          <w:rFonts w:ascii="Arial" w:hAnsi="Arial" w:cs="Arial"/>
        </w:rPr>
        <w:t>15(a)</w:t>
      </w:r>
      <w:r w:rsidR="00B84FAC" w:rsidRPr="005D1453">
        <w:rPr>
          <w:rFonts w:ascii="Arial" w:hAnsi="Arial" w:cs="Arial"/>
        </w:rPr>
        <w:t xml:space="preserve">, </w:t>
      </w:r>
      <w:r w:rsidR="003D42E8">
        <w:rPr>
          <w:rFonts w:ascii="Arial" w:hAnsi="Arial" w:cs="Arial"/>
        </w:rPr>
        <w:t xml:space="preserve">the </w:t>
      </w:r>
      <w:r w:rsidR="00B84FAC" w:rsidRPr="005D1453">
        <w:rPr>
          <w:rFonts w:ascii="Arial" w:hAnsi="Arial" w:cs="Arial"/>
        </w:rPr>
        <w:t xml:space="preserve">Correlation Coefficient R between </w:t>
      </w:r>
      <w:r w:rsidR="003654BF">
        <w:rPr>
          <w:rFonts w:ascii="Arial" w:hAnsi="Arial" w:cs="Arial"/>
        </w:rPr>
        <w:t xml:space="preserve">Normalized </w:t>
      </w:r>
      <w:r w:rsidR="00B84FAC" w:rsidRPr="005D1453">
        <w:rPr>
          <w:rFonts w:ascii="Arial" w:hAnsi="Arial" w:cs="Arial"/>
        </w:rPr>
        <w:t xml:space="preserve">Overall Permeate and </w:t>
      </w:r>
      <w:r w:rsidR="003654BF">
        <w:rPr>
          <w:rFonts w:ascii="Arial" w:hAnsi="Arial" w:cs="Arial"/>
        </w:rPr>
        <w:t xml:space="preserve">Normalized </w:t>
      </w:r>
      <w:r w:rsidR="00B84FAC" w:rsidRPr="005D1453">
        <w:rPr>
          <w:rFonts w:ascii="Arial" w:hAnsi="Arial" w:cs="Arial"/>
        </w:rPr>
        <w:t xml:space="preserve">Overall Salt </w:t>
      </w:r>
      <w:r w:rsidR="00B84FAC" w:rsidRPr="005D1453">
        <w:rPr>
          <w:rFonts w:ascii="Arial" w:hAnsi="Arial" w:cs="Arial"/>
        </w:rPr>
        <w:lastRenderedPageBreak/>
        <w:t xml:space="preserve">Passage </w:t>
      </w:r>
      <w:proofErr w:type="gramStart"/>
      <w:r w:rsidR="00B84FAC" w:rsidRPr="005D1453">
        <w:rPr>
          <w:rFonts w:ascii="Arial" w:hAnsi="Arial" w:cs="Arial"/>
        </w:rPr>
        <w:t xml:space="preserve">was </w:t>
      </w:r>
      <w:r w:rsidR="00AA2BF3">
        <w:rPr>
          <w:rFonts w:ascii="Arial" w:hAnsi="Arial" w:cs="Arial"/>
        </w:rPr>
        <w:t xml:space="preserve"> </w:t>
      </w:r>
      <w:r w:rsidR="003D42E8">
        <w:rPr>
          <w:rFonts w:ascii="Arial" w:hAnsi="Arial" w:cs="Arial"/>
        </w:rPr>
        <w:t>-</w:t>
      </w:r>
      <w:proofErr w:type="gramEnd"/>
      <w:r w:rsidR="003D42E8">
        <w:rPr>
          <w:rFonts w:ascii="Arial" w:hAnsi="Arial" w:cs="Arial"/>
        </w:rPr>
        <w:t>0</w:t>
      </w:r>
      <w:r w:rsidR="00B84FAC" w:rsidRPr="005D1453">
        <w:rPr>
          <w:rFonts w:ascii="Arial" w:hAnsi="Arial" w:cs="Arial"/>
        </w:rPr>
        <w:t xml:space="preserve">.65. </w:t>
      </w:r>
      <w:r w:rsidR="00AA2BF3">
        <w:rPr>
          <w:rFonts w:ascii="Arial" w:hAnsi="Arial" w:cs="Arial"/>
        </w:rPr>
        <w:t>In</w:t>
      </w:r>
      <w:r w:rsidR="00B84FAC" w:rsidRPr="005D1453">
        <w:rPr>
          <w:rFonts w:ascii="Arial" w:hAnsi="Arial" w:cs="Arial"/>
        </w:rPr>
        <w:t xml:space="preserve"> Figure 1</w:t>
      </w:r>
      <w:r w:rsidR="00632E67">
        <w:rPr>
          <w:rFonts w:ascii="Arial" w:hAnsi="Arial" w:cs="Arial"/>
        </w:rPr>
        <w:t>5(b)</w:t>
      </w:r>
      <w:r w:rsidR="00B84FAC" w:rsidRPr="005D1453">
        <w:rPr>
          <w:rFonts w:ascii="Arial" w:hAnsi="Arial" w:cs="Arial"/>
        </w:rPr>
        <w:t xml:space="preserve">, </w:t>
      </w:r>
      <w:r w:rsidR="00AA2BF3">
        <w:rPr>
          <w:rFonts w:ascii="Arial" w:hAnsi="Arial" w:cs="Arial"/>
        </w:rPr>
        <w:t xml:space="preserve">the </w:t>
      </w:r>
      <w:r w:rsidR="00B84FAC" w:rsidRPr="005D1453">
        <w:rPr>
          <w:rFonts w:ascii="Arial" w:hAnsi="Arial" w:cs="Arial"/>
        </w:rPr>
        <w:t xml:space="preserve">Correlation Coefficient R between Salt Passage and </w:t>
      </w:r>
      <w:r w:rsidR="003654BF">
        <w:rPr>
          <w:rFonts w:ascii="Arial" w:hAnsi="Arial" w:cs="Arial"/>
        </w:rPr>
        <w:t xml:space="preserve">Normalized </w:t>
      </w:r>
      <w:r w:rsidR="00343AE4" w:rsidRPr="004A05CE">
        <w:rPr>
          <w:rFonts w:ascii="Arial" w:hAnsi="Arial" w:cs="Arial"/>
          <w:noProof/>
        </w:rPr>
        <mc:AlternateContent>
          <mc:Choice Requires="wps">
            <w:drawing>
              <wp:anchor distT="45720" distB="45720" distL="114300" distR="114300" simplePos="0" relativeHeight="251667456" behindDoc="0" locked="0" layoutInCell="1" allowOverlap="1" wp14:anchorId="32060C14" wp14:editId="3E2840C0">
                <wp:simplePos x="0" y="0"/>
                <wp:positionH relativeFrom="column">
                  <wp:posOffset>0</wp:posOffset>
                </wp:positionH>
                <wp:positionV relativeFrom="paragraph">
                  <wp:posOffset>552450</wp:posOffset>
                </wp:positionV>
                <wp:extent cx="6407150" cy="2127250"/>
                <wp:effectExtent l="0" t="0" r="0" b="6350"/>
                <wp:wrapSquare wrapText="bothSides"/>
                <wp:docPr id="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0" cy="2127250"/>
                        </a:xfrm>
                        <a:prstGeom prst="rect">
                          <a:avLst/>
                        </a:prstGeom>
                        <a:solidFill>
                          <a:srgbClr val="FFFFFF"/>
                        </a:solidFill>
                        <a:ln w="9525">
                          <a:noFill/>
                          <a:miter lim="800000"/>
                          <a:headEnd/>
                          <a:tailEnd/>
                        </a:ln>
                      </wps:spPr>
                      <wps:txbx>
                        <w:txbxContent>
                          <w:p w14:paraId="4F18BB33" w14:textId="0FF1F3C9" w:rsidR="004A05CE" w:rsidRDefault="004A05CE" w:rsidP="004A05CE">
                            <w:pPr>
                              <w:jc w:val="center"/>
                            </w:pPr>
                            <w:ins w:id="17" w:author="Kumagai, Wataru (Wataru.Kumagai@yokogawa.com)" w:date="2023-03-29T13:34:00Z">
                              <w:r w:rsidRPr="005D1453">
                                <w:rPr>
                                  <w:rFonts w:ascii="Arial" w:hAnsi="Arial" w:cs="Arial"/>
                                  <w:noProof/>
                                </w:rPr>
                                <w:drawing>
                                  <wp:inline distT="0" distB="0" distL="0" distR="0" wp14:anchorId="50222FAC" wp14:editId="49CA28B2">
                                    <wp:extent cx="6089650" cy="132905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91377" cy="1329432"/>
                                            </a:xfrm>
                                            <a:prstGeom prst="rect">
                                              <a:avLst/>
                                            </a:prstGeom>
                                            <a:noFill/>
                                            <a:ln>
                                              <a:noFill/>
                                            </a:ln>
                                          </pic:spPr>
                                        </pic:pic>
                                      </a:graphicData>
                                    </a:graphic>
                                  </wp:inline>
                                </w:drawing>
                              </w:r>
                            </w:ins>
                          </w:p>
                          <w:p w14:paraId="62D19B0F" w14:textId="15E915C5" w:rsidR="00632E67" w:rsidRPr="005D1453" w:rsidRDefault="00632E67" w:rsidP="00632E67">
                            <w:pPr>
                              <w:pStyle w:val="a3"/>
                              <w:ind w:leftChars="0" w:left="0"/>
                              <w:rPr>
                                <w:rFonts w:ascii="Arial" w:hAnsi="Arial" w:cs="Arial"/>
                              </w:rPr>
                            </w:pPr>
                            <w:r w:rsidRPr="005D1453">
                              <w:rPr>
                                <w:rFonts w:ascii="Arial" w:hAnsi="Arial" w:cs="Arial"/>
                              </w:rPr>
                              <w:t xml:space="preserve">       </w:t>
                            </w:r>
                            <w:r>
                              <w:rPr>
                                <w:rFonts w:ascii="Arial" w:hAnsi="Arial" w:cs="Arial"/>
                              </w:rPr>
                              <w:t xml:space="preserve">     </w:t>
                            </w:r>
                            <w:r w:rsidRPr="005D1453">
                              <w:rPr>
                                <w:rFonts w:ascii="Arial" w:hAnsi="Arial" w:cs="Arial"/>
                              </w:rPr>
                              <w:t xml:space="preserve"> </w:t>
                            </w:r>
                            <w:r>
                              <w:rPr>
                                <w:rFonts w:ascii="Arial" w:hAnsi="Arial" w:cs="Arial"/>
                              </w:rPr>
                              <w:t>(a)</w:t>
                            </w:r>
                            <w:r w:rsidRPr="005D1453">
                              <w:rPr>
                                <w:rFonts w:ascii="Arial" w:hAnsi="Arial" w:cs="Arial"/>
                              </w:rPr>
                              <w:t>: Correlation between</w:t>
                            </w:r>
                            <w:r>
                              <w:rPr>
                                <w:rFonts w:ascii="Arial" w:hAnsi="Arial" w:cs="Arial"/>
                              </w:rPr>
                              <w:t xml:space="preserve">   </w:t>
                            </w:r>
                            <w:r w:rsidRPr="005D1453">
                              <w:rPr>
                                <w:rFonts w:ascii="Arial" w:hAnsi="Arial" w:cs="Arial"/>
                              </w:rPr>
                              <w:t xml:space="preserve">        </w:t>
                            </w:r>
                            <w:r>
                              <w:rPr>
                                <w:rFonts w:ascii="Arial" w:hAnsi="Arial" w:cs="Arial"/>
                              </w:rPr>
                              <w:t xml:space="preserve">   </w:t>
                            </w:r>
                            <w:proofErr w:type="gramStart"/>
                            <w:r>
                              <w:rPr>
                                <w:rFonts w:ascii="Arial" w:hAnsi="Arial" w:cs="Arial"/>
                              </w:rPr>
                              <w:t xml:space="preserve">   (</w:t>
                            </w:r>
                            <w:proofErr w:type="gramEnd"/>
                            <w:r>
                              <w:rPr>
                                <w:rFonts w:ascii="Arial" w:hAnsi="Arial" w:cs="Arial"/>
                              </w:rPr>
                              <w:t>b)</w:t>
                            </w:r>
                            <w:r w:rsidRPr="005D1453">
                              <w:rPr>
                                <w:rFonts w:ascii="Arial" w:hAnsi="Arial" w:cs="Arial"/>
                              </w:rPr>
                              <w:t>: Correlation between Salt Passage</w:t>
                            </w:r>
                            <w:r>
                              <w:rPr>
                                <w:rFonts w:ascii="Arial" w:hAnsi="Arial" w:cs="Arial"/>
                              </w:rPr>
                              <w:t xml:space="preserve"> and</w:t>
                            </w:r>
                            <w:r w:rsidRPr="005D1453">
                              <w:rPr>
                                <w:rFonts w:ascii="Arial" w:hAnsi="Arial" w:cs="Arial"/>
                              </w:rPr>
                              <w:t xml:space="preserve"> </w:t>
                            </w:r>
                          </w:p>
                          <w:p w14:paraId="29C61BB8" w14:textId="76B5F8CD" w:rsidR="00632E67" w:rsidRPr="00632E67" w:rsidRDefault="00632E67" w:rsidP="00632E67">
                            <w:pPr>
                              <w:pStyle w:val="a3"/>
                              <w:spacing w:line="200" w:lineRule="exact"/>
                              <w:ind w:leftChars="0" w:left="0"/>
                              <w:rPr>
                                <w:ins w:id="18" w:author="Kumagai, Wataru (Wataru.Kumagai@yokogawa.com)" w:date="2023-03-29T13:35:00Z"/>
                                <w:rFonts w:ascii="Arial" w:hAnsi="Arial" w:cs="Arial"/>
                              </w:rPr>
                            </w:pPr>
                            <w:r w:rsidRPr="005D1453">
                              <w:rPr>
                                <w:rFonts w:ascii="Arial" w:hAnsi="Arial" w:cs="Arial"/>
                              </w:rPr>
                              <w:t xml:space="preserve">         Salt Passage and Permeate Flow                       Differential Pressure</w:t>
                            </w:r>
                          </w:p>
                          <w:p w14:paraId="4F129B76" w14:textId="443E2935" w:rsidR="004A05CE" w:rsidRPr="00632E67" w:rsidRDefault="004A05CE" w:rsidP="004A05CE">
                            <w:pPr>
                              <w:jc w:val="center"/>
                              <w:rPr>
                                <w:rFonts w:ascii="Arial" w:hAnsi="Arial" w:cs="Arial"/>
                              </w:rPr>
                            </w:pPr>
                            <w:r w:rsidRPr="00632E67">
                              <w:rPr>
                                <w:rFonts w:ascii="Arial" w:hAnsi="Arial" w:cs="Arial"/>
                              </w:rPr>
                              <w:t>Figure 1</w:t>
                            </w:r>
                            <w:r w:rsidR="00632E67">
                              <w:rPr>
                                <w:rFonts w:ascii="Arial" w:hAnsi="Arial" w:cs="Arial"/>
                              </w:rPr>
                              <w:t>5</w:t>
                            </w:r>
                            <w:r w:rsidRPr="00632E67">
                              <w:rPr>
                                <w:rFonts w:ascii="Arial" w:hAnsi="Arial" w:cs="Arial"/>
                              </w:rPr>
                              <w:t xml:space="preserve">: </w:t>
                            </w:r>
                            <w:r w:rsidR="00343AE4">
                              <w:rPr>
                                <w:rFonts w:ascii="Arial" w:hAnsi="Arial" w:cs="Arial"/>
                              </w:rPr>
                              <w:t xml:space="preserve">Scatter Plot and </w:t>
                            </w:r>
                            <w:r w:rsidRPr="00632E67">
                              <w:rPr>
                                <w:rFonts w:ascii="Arial" w:hAnsi="Arial" w:cs="Arial"/>
                              </w:rPr>
                              <w:t>Correlation between Variables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060C14" id="_x0000_t202" coordsize="21600,21600" o:spt="202" path="m,l,21600r21600,l21600,xe">
                <v:stroke joinstyle="miter"/>
                <v:path gradientshapeok="t" o:connecttype="rect"/>
              </v:shapetype>
              <v:shape id="テキスト ボックス 2" o:spid="_x0000_s1026" type="#_x0000_t202" style="position:absolute;left:0;text-align:left;margin-left:0;margin-top:43.5pt;width:504.5pt;height:16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" stroked="f">
                <v:textbox>
                  <w:txbxContent>
                    <w:p w14:paraId="4F18BB33" w14:textId="0FF1F3C9" w:rsidR="004A05CE" w:rsidRDefault="004A05CE" w:rsidP="004A05CE">
                      <w:pPr>
                        <w:jc w:val="center"/>
                      </w:pPr>
                      <w:ins w:id="19" w:author="Kumagai, Wataru (Wataru.Kumagai@yokogawa.com)" w:date="2023-03-29T13:34:00Z">
                        <w:r w:rsidRPr="005D1453">
                          <w:rPr>
                            <w:rFonts w:ascii="Arial" w:hAnsi="Arial" w:cs="Arial"/>
                            <w:noProof/>
                          </w:rPr>
                          <w:drawing>
                            <wp:inline distT="0" distB="0" distL="0" distR="0" wp14:anchorId="50222FAC" wp14:editId="49CA28B2">
                              <wp:extent cx="6089650" cy="132905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91377" cy="1329432"/>
                                      </a:xfrm>
                                      <a:prstGeom prst="rect">
                                        <a:avLst/>
                                      </a:prstGeom>
                                      <a:noFill/>
                                      <a:ln>
                                        <a:noFill/>
                                      </a:ln>
                                    </pic:spPr>
                                  </pic:pic>
                                </a:graphicData>
                              </a:graphic>
                            </wp:inline>
                          </w:drawing>
                        </w:r>
                      </w:ins>
                    </w:p>
                    <w:p w14:paraId="62D19B0F" w14:textId="15E915C5" w:rsidR="00632E67" w:rsidRPr="005D1453" w:rsidRDefault="00632E67" w:rsidP="00632E67">
                      <w:pPr>
                        <w:pStyle w:val="a3"/>
                        <w:ind w:leftChars="0" w:left="0"/>
                        <w:rPr>
                          <w:rFonts w:ascii="Arial" w:hAnsi="Arial" w:cs="Arial"/>
                        </w:rPr>
                      </w:pPr>
                      <w:r w:rsidRPr="005D1453">
                        <w:rPr>
                          <w:rFonts w:ascii="Arial" w:hAnsi="Arial" w:cs="Arial"/>
                        </w:rPr>
                        <w:t xml:space="preserve">       </w:t>
                      </w:r>
                      <w:r>
                        <w:rPr>
                          <w:rFonts w:ascii="Arial" w:hAnsi="Arial" w:cs="Arial"/>
                        </w:rPr>
                        <w:t xml:space="preserve">     </w:t>
                      </w:r>
                      <w:r w:rsidRPr="005D1453">
                        <w:rPr>
                          <w:rFonts w:ascii="Arial" w:hAnsi="Arial" w:cs="Arial"/>
                        </w:rPr>
                        <w:t xml:space="preserve"> </w:t>
                      </w:r>
                      <w:r>
                        <w:rPr>
                          <w:rFonts w:ascii="Arial" w:hAnsi="Arial" w:cs="Arial"/>
                        </w:rPr>
                        <w:t>(a)</w:t>
                      </w:r>
                      <w:r w:rsidRPr="005D1453">
                        <w:rPr>
                          <w:rFonts w:ascii="Arial" w:hAnsi="Arial" w:cs="Arial"/>
                        </w:rPr>
                        <w:t>: Correlation between</w:t>
                      </w:r>
                      <w:r>
                        <w:rPr>
                          <w:rFonts w:ascii="Arial" w:hAnsi="Arial" w:cs="Arial"/>
                        </w:rPr>
                        <w:t xml:space="preserve">   </w:t>
                      </w:r>
                      <w:r w:rsidRPr="005D1453">
                        <w:rPr>
                          <w:rFonts w:ascii="Arial" w:hAnsi="Arial" w:cs="Arial"/>
                        </w:rPr>
                        <w:t xml:space="preserve">        </w:t>
                      </w:r>
                      <w:r>
                        <w:rPr>
                          <w:rFonts w:ascii="Arial" w:hAnsi="Arial" w:cs="Arial"/>
                        </w:rPr>
                        <w:t xml:space="preserve">   </w:t>
                      </w:r>
                      <w:proofErr w:type="gramStart"/>
                      <w:r>
                        <w:rPr>
                          <w:rFonts w:ascii="Arial" w:hAnsi="Arial" w:cs="Arial"/>
                        </w:rPr>
                        <w:t xml:space="preserve">   (</w:t>
                      </w:r>
                      <w:proofErr w:type="gramEnd"/>
                      <w:r>
                        <w:rPr>
                          <w:rFonts w:ascii="Arial" w:hAnsi="Arial" w:cs="Arial"/>
                        </w:rPr>
                        <w:t>b)</w:t>
                      </w:r>
                      <w:r w:rsidRPr="005D1453">
                        <w:rPr>
                          <w:rFonts w:ascii="Arial" w:hAnsi="Arial" w:cs="Arial"/>
                        </w:rPr>
                        <w:t>: Correlation between Salt Passage</w:t>
                      </w:r>
                      <w:r>
                        <w:rPr>
                          <w:rFonts w:ascii="Arial" w:hAnsi="Arial" w:cs="Arial"/>
                        </w:rPr>
                        <w:t xml:space="preserve"> and</w:t>
                      </w:r>
                      <w:r w:rsidRPr="005D1453">
                        <w:rPr>
                          <w:rFonts w:ascii="Arial" w:hAnsi="Arial" w:cs="Arial"/>
                        </w:rPr>
                        <w:t xml:space="preserve"> </w:t>
                      </w:r>
                    </w:p>
                    <w:p w14:paraId="29C61BB8" w14:textId="76B5F8CD" w:rsidR="00632E67" w:rsidRPr="00632E67" w:rsidRDefault="00632E67" w:rsidP="00632E67">
                      <w:pPr>
                        <w:pStyle w:val="a3"/>
                        <w:spacing w:line="200" w:lineRule="exact"/>
                        <w:ind w:leftChars="0" w:left="0"/>
                        <w:rPr>
                          <w:ins w:id="20" w:author="Kumagai, Wataru (Wataru.Kumagai@yokogawa.com)" w:date="2023-03-29T13:35:00Z"/>
                          <w:rFonts w:ascii="Arial" w:hAnsi="Arial" w:cs="Arial"/>
                        </w:rPr>
                      </w:pPr>
                      <w:r w:rsidRPr="005D1453">
                        <w:rPr>
                          <w:rFonts w:ascii="Arial" w:hAnsi="Arial" w:cs="Arial"/>
                        </w:rPr>
                        <w:t xml:space="preserve">         Salt Passage and Permeate Flow                       Differential Pressure</w:t>
                      </w:r>
                    </w:p>
                    <w:p w14:paraId="4F129B76" w14:textId="443E2935" w:rsidR="004A05CE" w:rsidRPr="00632E67" w:rsidRDefault="004A05CE" w:rsidP="004A05CE">
                      <w:pPr>
                        <w:jc w:val="center"/>
                        <w:rPr>
                          <w:rFonts w:ascii="Arial" w:hAnsi="Arial" w:cs="Arial"/>
                        </w:rPr>
                      </w:pPr>
                      <w:r w:rsidRPr="00632E67">
                        <w:rPr>
                          <w:rFonts w:ascii="Arial" w:hAnsi="Arial" w:cs="Arial"/>
                        </w:rPr>
                        <w:t>Figure 1</w:t>
                      </w:r>
                      <w:r w:rsidR="00632E67">
                        <w:rPr>
                          <w:rFonts w:ascii="Arial" w:hAnsi="Arial" w:cs="Arial"/>
                        </w:rPr>
                        <w:t>5</w:t>
                      </w:r>
                      <w:r w:rsidRPr="00632E67">
                        <w:rPr>
                          <w:rFonts w:ascii="Arial" w:hAnsi="Arial" w:cs="Arial"/>
                        </w:rPr>
                        <w:t xml:space="preserve">: </w:t>
                      </w:r>
                      <w:r w:rsidR="00343AE4">
                        <w:rPr>
                          <w:rFonts w:ascii="Arial" w:hAnsi="Arial" w:cs="Arial"/>
                        </w:rPr>
                        <w:t xml:space="preserve">Scatter Plot and </w:t>
                      </w:r>
                      <w:r w:rsidRPr="00632E67">
                        <w:rPr>
                          <w:rFonts w:ascii="Arial" w:hAnsi="Arial" w:cs="Arial"/>
                        </w:rPr>
                        <w:t>Correlation between Variables</w:t>
                      </w:r>
                    </w:p>
                  </w:txbxContent>
                </v:textbox>
                <w10:wrap type="square"/>
              </v:shape>
            </w:pict>
          </mc:Fallback>
        </mc:AlternateContent>
      </w:r>
      <w:r w:rsidR="00B84FAC" w:rsidRPr="005D1453">
        <w:rPr>
          <w:rFonts w:ascii="Arial" w:hAnsi="Arial" w:cs="Arial"/>
        </w:rPr>
        <w:t xml:space="preserve">Overall Differential Pressure was 0.63. </w:t>
      </w:r>
      <w:r w:rsidR="00C643E8" w:rsidRPr="005D1453">
        <w:rPr>
          <w:rFonts w:ascii="Arial" w:hAnsi="Arial" w:cs="Arial"/>
        </w:rPr>
        <w:t>It matches the theoretical behavior of RO.</w:t>
      </w:r>
      <w:commentRangeEnd w:id="15"/>
      <w:r w:rsidR="00AA2BF3">
        <w:rPr>
          <w:rStyle w:val="a4"/>
        </w:rPr>
        <w:commentReference w:id="15"/>
      </w:r>
      <w:commentRangeEnd w:id="16"/>
      <w:r w:rsidR="00AD5CFD">
        <w:rPr>
          <w:rStyle w:val="a4"/>
        </w:rPr>
        <w:commentReference w:id="16"/>
      </w:r>
    </w:p>
    <w:p w14:paraId="0CFB8A19" w14:textId="6E03BE90" w:rsidR="00AE55FF" w:rsidRPr="005D1453" w:rsidRDefault="00AE55FF" w:rsidP="00AE55FF">
      <w:pPr>
        <w:pStyle w:val="a3"/>
        <w:ind w:leftChars="0" w:left="0"/>
        <w:rPr>
          <w:rFonts w:ascii="Arial" w:hAnsi="Arial" w:cs="Arial"/>
        </w:rPr>
      </w:pPr>
    </w:p>
    <w:p w14:paraId="46918348" w14:textId="7276EB1E" w:rsidR="003B7FBD" w:rsidRPr="005D1453" w:rsidRDefault="003B7FBD" w:rsidP="003B7FBD">
      <w:pPr>
        <w:pStyle w:val="a3"/>
        <w:numPr>
          <w:ilvl w:val="0"/>
          <w:numId w:val="1"/>
        </w:numPr>
        <w:ind w:leftChars="0"/>
        <w:rPr>
          <w:rFonts w:ascii="Arial" w:hAnsi="Arial" w:cs="Arial"/>
        </w:rPr>
      </w:pPr>
      <w:r>
        <w:rPr>
          <w:rFonts w:ascii="Arial" w:hAnsi="Arial" w:cs="Arial" w:hint="eastAsia"/>
        </w:rPr>
        <w:t>P</w:t>
      </w:r>
      <w:r>
        <w:rPr>
          <w:rFonts w:ascii="Arial" w:hAnsi="Arial" w:cs="Arial"/>
        </w:rPr>
        <w:t>ermeate Conductivity Prediction</w:t>
      </w:r>
    </w:p>
    <w:p w14:paraId="22CCCA55" w14:textId="37A165B6" w:rsidR="005C5753" w:rsidRDefault="005C5753" w:rsidP="00B45959">
      <w:pPr>
        <w:pStyle w:val="a3"/>
        <w:ind w:leftChars="0" w:left="0" w:firstLineChars="100" w:firstLine="210"/>
        <w:rPr>
          <w:rFonts w:ascii="Arial" w:hAnsi="Arial" w:cs="Arial"/>
        </w:rPr>
      </w:pPr>
      <w:r>
        <w:rPr>
          <w:rFonts w:ascii="Arial" w:hAnsi="Arial" w:cs="Arial"/>
        </w:rPr>
        <w:t>P</w:t>
      </w:r>
      <w:r w:rsidR="00493F01" w:rsidRPr="005D1453">
        <w:rPr>
          <w:rFonts w:ascii="Arial" w:hAnsi="Arial" w:cs="Arial"/>
        </w:rPr>
        <w:t>ermeate conductivity</w:t>
      </w:r>
      <w:r w:rsidR="00632E67">
        <w:rPr>
          <w:rFonts w:ascii="Arial" w:hAnsi="Arial" w:cs="Arial"/>
        </w:rPr>
        <w:t>, which is considered an</w:t>
      </w:r>
      <w:r w:rsidR="00632E67" w:rsidRPr="005D1453">
        <w:rPr>
          <w:rFonts w:ascii="Arial" w:hAnsi="Arial" w:cs="Arial"/>
        </w:rPr>
        <w:t xml:space="preserve"> indicator of RO membrane </w:t>
      </w:r>
      <w:r w:rsidR="00632E67">
        <w:rPr>
          <w:rFonts w:ascii="Arial" w:hAnsi="Arial" w:cs="Arial"/>
        </w:rPr>
        <w:t>scaling,</w:t>
      </w:r>
      <w:r w:rsidR="00493F01" w:rsidRPr="005D1453">
        <w:rPr>
          <w:rFonts w:ascii="Arial" w:hAnsi="Arial" w:cs="Arial"/>
        </w:rPr>
        <w:t xml:space="preserve"> </w:t>
      </w:r>
      <w:r>
        <w:rPr>
          <w:rFonts w:ascii="Arial" w:hAnsi="Arial" w:cs="Arial"/>
        </w:rPr>
        <w:t xml:space="preserve">was focused to predict the behavior based on </w:t>
      </w:r>
      <w:r w:rsidR="00AA2BF3">
        <w:rPr>
          <w:rFonts w:ascii="Arial" w:hAnsi="Arial" w:cs="Arial"/>
        </w:rPr>
        <w:t xml:space="preserve">the </w:t>
      </w:r>
      <w:r w:rsidR="004C5BEA">
        <w:rPr>
          <w:rFonts w:ascii="Arial" w:hAnsi="Arial" w:cs="Arial"/>
        </w:rPr>
        <w:t>AI algorithm</w:t>
      </w:r>
      <w:r w:rsidR="00632E67">
        <w:rPr>
          <w:rFonts w:ascii="Arial" w:hAnsi="Arial" w:cs="Arial"/>
        </w:rPr>
        <w:t>.</w:t>
      </w:r>
      <w:commentRangeStart w:id="21"/>
      <w:commentRangeStart w:id="22"/>
      <w:commentRangeEnd w:id="21"/>
      <w:r w:rsidR="00AA2BF3">
        <w:rPr>
          <w:rStyle w:val="a4"/>
        </w:rPr>
        <w:commentReference w:id="21"/>
      </w:r>
      <w:commentRangeEnd w:id="22"/>
      <w:r w:rsidR="00DF1BA3">
        <w:rPr>
          <w:rStyle w:val="a4"/>
        </w:rPr>
        <w:commentReference w:id="22"/>
      </w:r>
    </w:p>
    <w:p w14:paraId="45C7D6A7" w14:textId="77777777" w:rsidR="00632E67" w:rsidRPr="00632E67" w:rsidRDefault="00632E67" w:rsidP="00632E67">
      <w:pPr>
        <w:rPr>
          <w:rFonts w:ascii="Arial" w:hAnsi="Arial" w:cs="Arial"/>
        </w:rPr>
      </w:pPr>
    </w:p>
    <w:p w14:paraId="7A94A410" w14:textId="5FFD9D37" w:rsidR="00583811" w:rsidRPr="00583811" w:rsidRDefault="00583811" w:rsidP="00583811">
      <w:pPr>
        <w:pStyle w:val="a3"/>
        <w:numPr>
          <w:ilvl w:val="0"/>
          <w:numId w:val="2"/>
        </w:numPr>
        <w:ind w:leftChars="0"/>
        <w:rPr>
          <w:rFonts w:ascii="Arial" w:hAnsi="Arial" w:cs="Arial"/>
        </w:rPr>
      </w:pPr>
      <w:r>
        <w:rPr>
          <w:rFonts w:ascii="Arial" w:hAnsi="Arial" w:cs="Arial" w:hint="eastAsia"/>
        </w:rPr>
        <w:t>Pre</w:t>
      </w:r>
      <w:r>
        <w:rPr>
          <w:rFonts w:ascii="Arial" w:hAnsi="Arial" w:cs="Arial"/>
        </w:rPr>
        <w:t>p</w:t>
      </w:r>
      <w:r>
        <w:rPr>
          <w:rFonts w:ascii="Arial" w:hAnsi="Arial" w:cs="Arial" w:hint="eastAsia"/>
        </w:rPr>
        <w:t>ro</w:t>
      </w:r>
      <w:r>
        <w:rPr>
          <w:rFonts w:ascii="Arial" w:hAnsi="Arial" w:cs="Arial"/>
        </w:rPr>
        <w:t>c</w:t>
      </w:r>
      <w:r>
        <w:rPr>
          <w:rFonts w:ascii="Arial" w:hAnsi="Arial" w:cs="Arial" w:hint="eastAsia"/>
        </w:rPr>
        <w:t>essi</w:t>
      </w:r>
      <w:r>
        <w:rPr>
          <w:rFonts w:ascii="Arial" w:hAnsi="Arial" w:cs="Arial"/>
        </w:rPr>
        <w:t>ng Data</w:t>
      </w:r>
    </w:p>
    <w:p w14:paraId="5223EFB1" w14:textId="0F3AFFC3" w:rsidR="00A47621" w:rsidRDefault="00343AE4" w:rsidP="00B45959">
      <w:pPr>
        <w:pStyle w:val="a3"/>
        <w:ind w:leftChars="0" w:left="0" w:firstLineChars="100" w:firstLine="210"/>
        <w:rPr>
          <w:rFonts w:ascii="Arial" w:hAnsi="Arial" w:cs="Arial"/>
        </w:rPr>
      </w:pPr>
      <w:r>
        <w:rPr>
          <w:rFonts w:ascii="Arial" w:hAnsi="Arial"/>
        </w:rPr>
        <w:t xml:space="preserve">[]. </w:t>
      </w:r>
      <w:r w:rsidR="004C5BEA" w:rsidRPr="00BC6E42">
        <w:rPr>
          <w:rFonts w:ascii="Arial" w:hAnsi="Arial"/>
        </w:rPr>
        <w:t>Figure 1</w:t>
      </w:r>
      <w:r w:rsidR="00632E67">
        <w:rPr>
          <w:rFonts w:ascii="Arial" w:hAnsi="Arial"/>
        </w:rPr>
        <w:t>6</w:t>
      </w:r>
      <w:r w:rsidR="004C5BEA" w:rsidRPr="00BC6E42">
        <w:rPr>
          <w:rFonts w:ascii="Arial" w:hAnsi="Arial"/>
        </w:rPr>
        <w:t xml:space="preserve"> shows a data preprocessing flow chart, e.g., outlier filtering, down-sampling, smoothing, and missing data imputation</w:t>
      </w:r>
      <w:r w:rsidR="00A47621">
        <w:rPr>
          <w:rFonts w:ascii="Arial" w:hAnsi="Arial" w:cs="Arial"/>
        </w:rPr>
        <w:t>.</w:t>
      </w:r>
      <w:r w:rsidR="002470E0">
        <w:rPr>
          <w:rFonts w:ascii="Arial" w:hAnsi="Arial" w:cs="Arial" w:hint="eastAsia"/>
        </w:rPr>
        <w:t xml:space="preserve"> </w:t>
      </w:r>
      <w:r w:rsidR="002470E0">
        <w:rPr>
          <w:rFonts w:ascii="Arial" w:hAnsi="Arial" w:cs="Arial"/>
        </w:rPr>
        <w:t xml:space="preserve">Outlier filtering is to remove outlier data by </w:t>
      </w:r>
      <w:r w:rsidR="00AE3867">
        <w:rPr>
          <w:rFonts w:ascii="Arial" w:hAnsi="Arial" w:cs="Arial"/>
        </w:rPr>
        <w:t xml:space="preserve">imposing </w:t>
      </w:r>
      <w:r w:rsidR="002470E0">
        <w:rPr>
          <w:rFonts w:ascii="Arial" w:hAnsi="Arial" w:cs="Arial"/>
        </w:rPr>
        <w:t>upper or lower limits.</w:t>
      </w:r>
      <w:r w:rsidR="00AE3867">
        <w:rPr>
          <w:rFonts w:ascii="Arial" w:hAnsi="Arial" w:cs="Arial"/>
        </w:rPr>
        <w:t xml:space="preserve"> Down-sampling is to convert the </w:t>
      </w:r>
      <w:r w:rsidR="002B5105">
        <w:rPr>
          <w:rFonts w:ascii="Arial" w:hAnsi="Arial" w:cs="Arial"/>
        </w:rPr>
        <w:t xml:space="preserve">time </w:t>
      </w:r>
      <w:r w:rsidR="00AE3867">
        <w:rPr>
          <w:rFonts w:ascii="Arial" w:hAnsi="Arial" w:cs="Arial"/>
        </w:rPr>
        <w:t>series</w:t>
      </w:r>
      <w:r w:rsidR="002B5105">
        <w:rPr>
          <w:rFonts w:ascii="Arial" w:hAnsi="Arial" w:cs="Arial"/>
        </w:rPr>
        <w:t xml:space="preserve"> data</w:t>
      </w:r>
      <w:r w:rsidR="00AE3867">
        <w:rPr>
          <w:rFonts w:ascii="Arial" w:hAnsi="Arial" w:cs="Arial"/>
        </w:rPr>
        <w:t xml:space="preserve"> with 1 minute interval into 30</w:t>
      </w:r>
      <w:r w:rsidR="009F07A9">
        <w:rPr>
          <w:rFonts w:ascii="Arial" w:hAnsi="Arial" w:cs="Arial"/>
        </w:rPr>
        <w:t>-</w:t>
      </w:r>
      <w:r w:rsidR="00AE3867">
        <w:rPr>
          <w:rFonts w:ascii="Arial" w:hAnsi="Arial" w:cs="Arial"/>
        </w:rPr>
        <w:t xml:space="preserve">minute interval data by average. </w:t>
      </w:r>
      <w:r w:rsidR="00036C35">
        <w:rPr>
          <w:rFonts w:ascii="Arial" w:hAnsi="Arial" w:cs="Arial"/>
        </w:rPr>
        <w:t xml:space="preserve">Smoothing is to smooth the time series data </w:t>
      </w:r>
      <w:r w:rsidR="005D1E67">
        <w:rPr>
          <w:rFonts w:ascii="Arial" w:hAnsi="Arial" w:cs="Arial"/>
        </w:rPr>
        <w:t>by</w:t>
      </w:r>
      <w:r w:rsidR="00036C35">
        <w:rPr>
          <w:rFonts w:ascii="Arial" w:hAnsi="Arial" w:cs="Arial"/>
        </w:rPr>
        <w:t xml:space="preserve"> moving averages</w:t>
      </w:r>
      <w:r w:rsidR="005D1E67">
        <w:rPr>
          <w:rFonts w:ascii="Arial" w:hAnsi="Arial" w:cs="Arial"/>
        </w:rPr>
        <w:t xml:space="preserve"> with</w:t>
      </w:r>
      <w:r w:rsidR="002B5105">
        <w:rPr>
          <w:rFonts w:ascii="Arial" w:hAnsi="Arial" w:cs="Arial"/>
        </w:rPr>
        <w:t xml:space="preserve"> </w:t>
      </w:r>
      <w:r w:rsidR="005D1E67">
        <w:rPr>
          <w:rFonts w:ascii="Arial" w:hAnsi="Arial" w:cs="Arial"/>
        </w:rPr>
        <w:t xml:space="preserve">96 </w:t>
      </w:r>
      <w:r w:rsidR="002B5105">
        <w:rPr>
          <w:rFonts w:ascii="Arial" w:hAnsi="Arial" w:cs="Arial"/>
        </w:rPr>
        <w:t>window steps</w:t>
      </w:r>
      <w:r w:rsidR="00036C35">
        <w:rPr>
          <w:rFonts w:ascii="Arial" w:hAnsi="Arial" w:cs="Arial"/>
        </w:rPr>
        <w:t>.</w:t>
      </w:r>
      <w:r w:rsidR="002B5105">
        <w:rPr>
          <w:rFonts w:ascii="Arial" w:hAnsi="Arial" w:cs="Arial"/>
        </w:rPr>
        <w:t xml:space="preserve"> </w:t>
      </w:r>
      <w:r w:rsidR="00405411">
        <w:rPr>
          <w:rFonts w:ascii="Arial" w:hAnsi="Arial" w:cs="Arial"/>
        </w:rPr>
        <w:t xml:space="preserve">Missing data imputation is to fill </w:t>
      </w:r>
      <w:r w:rsidR="004210B1">
        <w:rPr>
          <w:rFonts w:ascii="Arial" w:hAnsi="Arial" w:cs="Arial"/>
        </w:rPr>
        <w:t xml:space="preserve">missing </w:t>
      </w:r>
      <w:r w:rsidR="007C0273">
        <w:rPr>
          <w:rFonts w:ascii="Arial" w:hAnsi="Arial" w:cs="Arial"/>
        </w:rPr>
        <w:t xml:space="preserve">row </w:t>
      </w:r>
      <w:r w:rsidR="00405411">
        <w:rPr>
          <w:rFonts w:ascii="Arial" w:hAnsi="Arial" w:cs="Arial"/>
        </w:rPr>
        <w:t>data by copy</w:t>
      </w:r>
      <w:r w:rsidR="00DE4BE3">
        <w:rPr>
          <w:rFonts w:ascii="Arial" w:hAnsi="Arial" w:cs="Arial"/>
        </w:rPr>
        <w:t>ing</w:t>
      </w:r>
      <w:r w:rsidR="00405411">
        <w:rPr>
          <w:rFonts w:ascii="Arial" w:hAnsi="Arial" w:cs="Arial"/>
        </w:rPr>
        <w:t xml:space="preserve"> before</w:t>
      </w:r>
      <w:r w:rsidR="004C5BEA" w:rsidRPr="00BC6E42">
        <w:rPr>
          <w:rFonts w:ascii="Arial" w:hAnsi="Arial"/>
        </w:rPr>
        <w:t xml:space="preserve"> and </w:t>
      </w:r>
      <w:r w:rsidR="00405411">
        <w:rPr>
          <w:rFonts w:ascii="Arial" w:hAnsi="Arial" w:cs="Arial"/>
        </w:rPr>
        <w:t>after actual data.</w:t>
      </w:r>
    </w:p>
    <w:p w14:paraId="21E74AA1" w14:textId="68DF60F5" w:rsidR="004C5BEA" w:rsidRDefault="004C5BEA" w:rsidP="00BC6E42">
      <w:pPr>
        <w:pStyle w:val="a3"/>
        <w:ind w:leftChars="0" w:left="0" w:firstLineChars="50" w:firstLine="105"/>
        <w:rPr>
          <w:rFonts w:ascii="Arial" w:hAnsi="Arial" w:cs="Arial"/>
        </w:rPr>
      </w:pPr>
      <w:r w:rsidRPr="006E0545">
        <w:rPr>
          <w:rFonts w:ascii="Arial" w:hAnsi="Arial" w:cs="Arial"/>
        </w:rPr>
        <w:t xml:space="preserve"> Figure</w:t>
      </w:r>
      <w:r w:rsidR="006E0545" w:rsidRPr="006E0545">
        <w:rPr>
          <w:rFonts w:ascii="Arial" w:hAnsi="Arial" w:cs="Arial"/>
        </w:rPr>
        <w:t>s</w:t>
      </w:r>
      <w:r w:rsidRPr="00BC6E42">
        <w:rPr>
          <w:rFonts w:ascii="Arial" w:hAnsi="Arial"/>
        </w:rPr>
        <w:t xml:space="preserve"> </w:t>
      </w:r>
      <w:r w:rsidR="00DF37CA" w:rsidRPr="00BC6E42">
        <w:rPr>
          <w:rFonts w:ascii="Arial" w:hAnsi="Arial"/>
        </w:rPr>
        <w:t>1</w:t>
      </w:r>
      <w:r w:rsidR="00632E67">
        <w:rPr>
          <w:rFonts w:ascii="Arial" w:hAnsi="Arial"/>
        </w:rPr>
        <w:t>7</w:t>
      </w:r>
      <w:r w:rsidR="00CD2810" w:rsidRPr="006E0545">
        <w:rPr>
          <w:rFonts w:ascii="Arial" w:hAnsi="Arial" w:cs="Arial"/>
        </w:rPr>
        <w:t>(a)-(f)</w:t>
      </w:r>
      <w:r w:rsidRPr="006E0545">
        <w:rPr>
          <w:rFonts w:ascii="Arial" w:hAnsi="Arial" w:cs="Arial"/>
        </w:rPr>
        <w:t xml:space="preserve"> show</w:t>
      </w:r>
      <w:r w:rsidRPr="00BC6E42">
        <w:rPr>
          <w:rFonts w:ascii="Arial" w:hAnsi="Arial"/>
        </w:rPr>
        <w:t xml:space="preserve"> the trend chart of preprocessed conductivity data </w:t>
      </w:r>
      <w:r w:rsidR="00CD2810" w:rsidRPr="006E0545">
        <w:rPr>
          <w:rFonts w:ascii="Arial" w:hAnsi="Arial" w:cs="Arial"/>
        </w:rPr>
        <w:t xml:space="preserve">in each RO stage </w:t>
      </w:r>
      <w:r w:rsidRPr="00BC6E42">
        <w:rPr>
          <w:rFonts w:ascii="Arial" w:hAnsi="Arial"/>
        </w:rPr>
        <w:t>from July 2021 to Sep 2022.</w:t>
      </w:r>
      <w:r w:rsidR="00DF37CA" w:rsidRPr="00BC6E42">
        <w:rPr>
          <w:rFonts w:ascii="Arial" w:hAnsi="Arial"/>
        </w:rPr>
        <w:t xml:space="preserve"> </w:t>
      </w:r>
      <w:r w:rsidR="00736FE4" w:rsidRPr="00BC6E42">
        <w:rPr>
          <w:rFonts w:ascii="Arial" w:hAnsi="Arial"/>
        </w:rPr>
        <w:t>By preprocessing the data, outliers are removed, and the data behavior can be extracted.</w:t>
      </w:r>
    </w:p>
    <w:p w14:paraId="0465B0C2" w14:textId="73956714" w:rsidR="00632E67" w:rsidRDefault="00632E67" w:rsidP="004C5BEA">
      <w:pPr>
        <w:pStyle w:val="a3"/>
        <w:ind w:leftChars="0" w:left="0"/>
        <w:rPr>
          <w:rFonts w:ascii="Arial" w:hAnsi="Arial" w:cs="Arial"/>
        </w:rPr>
      </w:pPr>
    </w:p>
    <w:p w14:paraId="45A057A9" w14:textId="4E6E590C" w:rsidR="00632E67" w:rsidRDefault="00632E67" w:rsidP="004C5BEA">
      <w:pPr>
        <w:pStyle w:val="a3"/>
        <w:ind w:leftChars="0" w:left="0"/>
        <w:rPr>
          <w:rFonts w:ascii="Arial" w:hAnsi="Arial" w:cs="Arial"/>
        </w:rPr>
      </w:pPr>
    </w:p>
    <w:p w14:paraId="7A5B0C94" w14:textId="11FE8733" w:rsidR="00632E67" w:rsidRDefault="00632E67" w:rsidP="004C5BEA">
      <w:pPr>
        <w:pStyle w:val="a3"/>
        <w:ind w:leftChars="0" w:left="0"/>
        <w:rPr>
          <w:rFonts w:ascii="Arial" w:hAnsi="Arial" w:cs="Arial"/>
        </w:rPr>
      </w:pPr>
    </w:p>
    <w:p w14:paraId="6C9565B3" w14:textId="3A6B6A61" w:rsidR="00632E67" w:rsidRDefault="00632E67" w:rsidP="004C5BEA">
      <w:pPr>
        <w:pStyle w:val="a3"/>
        <w:ind w:leftChars="0" w:left="0"/>
        <w:rPr>
          <w:rFonts w:ascii="Arial" w:hAnsi="Arial" w:cs="Arial"/>
        </w:rPr>
      </w:pPr>
    </w:p>
    <w:p w14:paraId="45DCE9DF" w14:textId="4704F9A9" w:rsidR="00632E67" w:rsidRDefault="00632E67" w:rsidP="004C5BEA">
      <w:pPr>
        <w:pStyle w:val="a3"/>
        <w:ind w:leftChars="0" w:left="0"/>
        <w:rPr>
          <w:rFonts w:ascii="Arial" w:hAnsi="Arial" w:cs="Arial"/>
        </w:rPr>
      </w:pPr>
    </w:p>
    <w:p w14:paraId="24EAA695" w14:textId="590561F7" w:rsidR="00632E67" w:rsidRDefault="00632E67" w:rsidP="004C5BEA">
      <w:pPr>
        <w:pStyle w:val="a3"/>
        <w:ind w:leftChars="0" w:left="0"/>
        <w:rPr>
          <w:rFonts w:ascii="Arial" w:hAnsi="Arial" w:cs="Arial"/>
        </w:rPr>
      </w:pPr>
    </w:p>
    <w:p w14:paraId="3E8C37A4" w14:textId="243F7289" w:rsidR="00632E67" w:rsidRDefault="00632E67" w:rsidP="004C5BEA">
      <w:pPr>
        <w:pStyle w:val="a3"/>
        <w:ind w:leftChars="0" w:left="0"/>
        <w:rPr>
          <w:rFonts w:ascii="Arial" w:hAnsi="Arial" w:cs="Arial"/>
        </w:rPr>
      </w:pPr>
    </w:p>
    <w:p w14:paraId="3119B116" w14:textId="41AB5F20" w:rsidR="00632E67" w:rsidRDefault="00632E67" w:rsidP="004C5BEA">
      <w:pPr>
        <w:pStyle w:val="a3"/>
        <w:ind w:leftChars="0" w:left="0"/>
        <w:rPr>
          <w:rFonts w:ascii="Arial" w:hAnsi="Arial" w:cs="Arial"/>
        </w:rPr>
      </w:pPr>
    </w:p>
    <w:p w14:paraId="666D2910" w14:textId="04CD2DDF" w:rsidR="00632E67" w:rsidRDefault="00632E67" w:rsidP="004C5BEA">
      <w:pPr>
        <w:pStyle w:val="a3"/>
        <w:ind w:leftChars="0" w:left="0"/>
        <w:rPr>
          <w:rFonts w:ascii="Arial" w:hAnsi="Arial" w:cs="Arial"/>
        </w:rPr>
      </w:pPr>
    </w:p>
    <w:p w14:paraId="4E657C6F" w14:textId="26637F8C" w:rsidR="00632E67" w:rsidRDefault="00632E67" w:rsidP="004C5BEA">
      <w:pPr>
        <w:pStyle w:val="a3"/>
        <w:ind w:leftChars="0" w:left="0"/>
        <w:rPr>
          <w:rFonts w:ascii="Arial" w:hAnsi="Arial" w:cs="Arial"/>
        </w:rPr>
      </w:pPr>
    </w:p>
    <w:p w14:paraId="5220F3CD" w14:textId="5535E66C" w:rsidR="00632E67" w:rsidRDefault="00632E67" w:rsidP="004C5BEA">
      <w:pPr>
        <w:pStyle w:val="a3"/>
        <w:ind w:leftChars="0" w:left="0"/>
        <w:rPr>
          <w:rFonts w:ascii="Arial" w:hAnsi="Arial" w:cs="Arial"/>
        </w:rPr>
      </w:pPr>
    </w:p>
    <w:p w14:paraId="0FD5AD1B" w14:textId="135E9F8E" w:rsidR="00632E67" w:rsidRDefault="00632E67" w:rsidP="004C5BEA">
      <w:pPr>
        <w:pStyle w:val="a3"/>
        <w:ind w:leftChars="0" w:left="0"/>
        <w:rPr>
          <w:rFonts w:ascii="Arial" w:hAnsi="Arial" w:cs="Arial"/>
        </w:rPr>
      </w:pPr>
    </w:p>
    <w:p w14:paraId="301BCDA6" w14:textId="35AD2296" w:rsidR="00632E67" w:rsidRDefault="00632E67" w:rsidP="004C5BEA">
      <w:pPr>
        <w:pStyle w:val="a3"/>
        <w:ind w:leftChars="0" w:left="0"/>
        <w:rPr>
          <w:rFonts w:ascii="Arial" w:hAnsi="Arial" w:cs="Arial"/>
        </w:rPr>
      </w:pPr>
    </w:p>
    <w:p w14:paraId="4E14A0B2" w14:textId="6EE9C2E0" w:rsidR="00632E67" w:rsidRDefault="00632E67" w:rsidP="004C5BEA">
      <w:pPr>
        <w:pStyle w:val="a3"/>
        <w:ind w:leftChars="0" w:left="0"/>
        <w:rPr>
          <w:rFonts w:ascii="Arial" w:hAnsi="Arial" w:cs="Arial"/>
        </w:rPr>
      </w:pPr>
      <w:r w:rsidRPr="003B7FBD">
        <w:rPr>
          <w:rFonts w:ascii="Arial" w:hAnsi="Arial" w:cs="Arial"/>
          <w:noProof/>
        </w:rPr>
        <mc:AlternateContent>
          <mc:Choice Requires="wps">
            <w:drawing>
              <wp:anchor distT="45720" distB="45720" distL="114300" distR="114300" simplePos="0" relativeHeight="251669504" behindDoc="0" locked="0" layoutInCell="1" allowOverlap="1" wp14:anchorId="18E5F1BB" wp14:editId="66214C4E">
                <wp:simplePos x="0" y="0"/>
                <wp:positionH relativeFrom="column">
                  <wp:posOffset>0</wp:posOffset>
                </wp:positionH>
                <wp:positionV relativeFrom="paragraph">
                  <wp:posOffset>38100</wp:posOffset>
                </wp:positionV>
                <wp:extent cx="6407150" cy="1404620"/>
                <wp:effectExtent l="0" t="0" r="0" b="0"/>
                <wp:wrapTopAndBottom/>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0" cy="1404620"/>
                        </a:xfrm>
                        <a:prstGeom prst="rect">
                          <a:avLst/>
                        </a:prstGeom>
                        <a:solidFill>
                          <a:srgbClr val="FFFFFF"/>
                        </a:solidFill>
                        <a:ln w="9525">
                          <a:noFill/>
                          <a:miter lim="800000"/>
                          <a:headEnd/>
                          <a:tailEnd/>
                        </a:ln>
                      </wps:spPr>
                      <wps:txbx>
                        <w:txbxContent>
                          <w:p w14:paraId="3023F78C" w14:textId="267932FD" w:rsidR="00632E67" w:rsidRDefault="00632E67" w:rsidP="00632E67">
                            <w:pPr>
                              <w:pStyle w:val="a3"/>
                              <w:ind w:leftChars="0" w:left="0"/>
                              <w:jc w:val="center"/>
                              <w:rPr>
                                <w:rFonts w:ascii="Arial" w:hAnsi="Arial" w:cs="Arial"/>
                              </w:rPr>
                            </w:pPr>
                            <w:r>
                              <w:rPr>
                                <w:rFonts w:ascii="Arial" w:hAnsi="Arial" w:cs="Arial"/>
                                <w:noProof/>
                              </w:rPr>
                              <w:drawing>
                                <wp:inline distT="0" distB="0" distL="0" distR="0" wp14:anchorId="6EDC83C8" wp14:editId="1CB88C44">
                                  <wp:extent cx="5917997" cy="4262041"/>
                                  <wp:effectExtent l="0" t="0" r="6985" b="0"/>
                                  <wp:docPr id="734847014" name="Picture 734847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5127" cy="4281580"/>
                                          </a:xfrm>
                                          <a:prstGeom prst="rect">
                                            <a:avLst/>
                                          </a:prstGeom>
                                          <a:noFill/>
                                          <a:ln>
                                            <a:noFill/>
                                          </a:ln>
                                        </pic:spPr>
                                      </pic:pic>
                                    </a:graphicData>
                                  </a:graphic>
                                </wp:inline>
                              </w:drawing>
                            </w:r>
                            <w:r w:rsidRPr="003B7FBD">
                              <w:rPr>
                                <w:rFonts w:ascii="Arial" w:hAnsi="Arial" w:cs="Arial" w:hint="eastAsia"/>
                              </w:rPr>
                              <w:t xml:space="preserve"> </w:t>
                            </w:r>
                          </w:p>
                          <w:p w14:paraId="12A5E7E8" w14:textId="5C340379" w:rsidR="00632E67" w:rsidRPr="003B7FBD" w:rsidRDefault="00632E67" w:rsidP="00632E67">
                            <w:pPr>
                              <w:pStyle w:val="a3"/>
                              <w:ind w:leftChars="0" w:left="0"/>
                              <w:jc w:val="center"/>
                              <w:rPr>
                                <w:rFonts w:ascii="Arial" w:hAnsi="Arial" w:cs="Arial"/>
                              </w:rPr>
                            </w:pPr>
                            <w:r>
                              <w:rPr>
                                <w:rFonts w:ascii="Arial" w:hAnsi="Arial" w:cs="Arial" w:hint="eastAsia"/>
                              </w:rPr>
                              <w:t>F</w:t>
                            </w:r>
                            <w:r>
                              <w:rPr>
                                <w:rFonts w:ascii="Arial" w:hAnsi="Arial" w:cs="Arial"/>
                              </w:rPr>
                              <w:t>igure 16: Data Processing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E5F1BB" id="_x0000_s1027" type="#_x0000_t202" style="position:absolute;left:0;text-align:left;margin-left:0;margin-top:3pt;width:504.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" stroked="f">
                <v:textbox style="mso-fit-shape-to-text:t">
                  <w:txbxContent>
                    <w:p w14:paraId="3023F78C" w14:textId="267932FD" w:rsidR="00632E67" w:rsidRDefault="00632E67" w:rsidP="00632E67">
                      <w:pPr>
                        <w:pStyle w:val="a3"/>
                        <w:ind w:leftChars="0" w:left="0"/>
                        <w:jc w:val="center"/>
                        <w:rPr>
                          <w:rFonts w:ascii="Arial" w:hAnsi="Arial" w:cs="Arial"/>
                        </w:rPr>
                      </w:pPr>
                      <w:r>
                        <w:rPr>
                          <w:rFonts w:ascii="Arial" w:hAnsi="Arial" w:cs="Arial"/>
                          <w:noProof/>
                        </w:rPr>
                        <w:drawing>
                          <wp:inline distT="0" distB="0" distL="0" distR="0" wp14:anchorId="6EDC83C8" wp14:editId="1CB88C44">
                            <wp:extent cx="5917997" cy="4262041"/>
                            <wp:effectExtent l="0" t="0" r="6985" b="0"/>
                            <wp:docPr id="734847014" name="Picture 734847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5127" cy="4281580"/>
                                    </a:xfrm>
                                    <a:prstGeom prst="rect">
                                      <a:avLst/>
                                    </a:prstGeom>
                                    <a:noFill/>
                                    <a:ln>
                                      <a:noFill/>
                                    </a:ln>
                                  </pic:spPr>
                                </pic:pic>
                              </a:graphicData>
                            </a:graphic>
                          </wp:inline>
                        </w:drawing>
                      </w:r>
                      <w:r w:rsidRPr="003B7FBD">
                        <w:rPr>
                          <w:rFonts w:ascii="Arial" w:hAnsi="Arial" w:cs="Arial" w:hint="eastAsia"/>
                        </w:rPr>
                        <w:t xml:space="preserve"> </w:t>
                      </w:r>
                    </w:p>
                    <w:p w14:paraId="12A5E7E8" w14:textId="5C340379" w:rsidR="00632E67" w:rsidRPr="003B7FBD" w:rsidRDefault="00632E67" w:rsidP="00632E67">
                      <w:pPr>
                        <w:pStyle w:val="a3"/>
                        <w:ind w:leftChars="0" w:left="0"/>
                        <w:jc w:val="center"/>
                        <w:rPr>
                          <w:rFonts w:ascii="Arial" w:hAnsi="Arial" w:cs="Arial"/>
                        </w:rPr>
                      </w:pPr>
                      <w:r>
                        <w:rPr>
                          <w:rFonts w:ascii="Arial" w:hAnsi="Arial" w:cs="Arial" w:hint="eastAsia"/>
                        </w:rPr>
                        <w:t>F</w:t>
                      </w:r>
                      <w:r>
                        <w:rPr>
                          <w:rFonts w:ascii="Arial" w:hAnsi="Arial" w:cs="Arial"/>
                        </w:rPr>
                        <w:t>igure 16: Data Processing Flow Chart</w:t>
                      </w:r>
                    </w:p>
                  </w:txbxContent>
                </v:textbox>
                <w10:wrap type="topAndBottom"/>
              </v:shape>
            </w:pict>
          </mc:Fallback>
        </mc:AlternateContent>
      </w:r>
    </w:p>
    <w:p w14:paraId="3D21E683" w14:textId="5895065B" w:rsidR="00632E67" w:rsidRDefault="00632E67" w:rsidP="004C5BEA">
      <w:pPr>
        <w:pStyle w:val="a3"/>
        <w:ind w:leftChars="0" w:left="0"/>
        <w:rPr>
          <w:rFonts w:ascii="Arial" w:hAnsi="Arial" w:cs="Arial"/>
        </w:rPr>
      </w:pPr>
    </w:p>
    <w:p w14:paraId="6821B7EF" w14:textId="709A34B9" w:rsidR="00632E67" w:rsidRDefault="00632E67" w:rsidP="004C5BEA">
      <w:pPr>
        <w:pStyle w:val="a3"/>
        <w:ind w:leftChars="0" w:left="0"/>
        <w:rPr>
          <w:rFonts w:ascii="Arial" w:hAnsi="Arial" w:cs="Arial"/>
        </w:rPr>
      </w:pPr>
    </w:p>
    <w:p w14:paraId="66E5826F" w14:textId="0DC9C574" w:rsidR="00632E67" w:rsidRDefault="00632E67" w:rsidP="004C5BEA">
      <w:pPr>
        <w:pStyle w:val="a3"/>
        <w:ind w:leftChars="0" w:left="0"/>
        <w:rPr>
          <w:rFonts w:ascii="Arial" w:hAnsi="Arial" w:cs="Arial"/>
        </w:rPr>
      </w:pPr>
    </w:p>
    <w:p w14:paraId="10A8A08D" w14:textId="52762CB8" w:rsidR="00632E67" w:rsidRDefault="00632E67" w:rsidP="004C5BEA">
      <w:pPr>
        <w:pStyle w:val="a3"/>
        <w:ind w:leftChars="0" w:left="0"/>
        <w:rPr>
          <w:rFonts w:ascii="Arial" w:hAnsi="Arial" w:cs="Arial"/>
        </w:rPr>
      </w:pPr>
    </w:p>
    <w:p w14:paraId="1A9E8109" w14:textId="4DC90937" w:rsidR="00632E67" w:rsidRDefault="00632E67" w:rsidP="004C5BEA">
      <w:pPr>
        <w:pStyle w:val="a3"/>
        <w:ind w:leftChars="0" w:left="0"/>
        <w:rPr>
          <w:rFonts w:ascii="Arial" w:hAnsi="Arial" w:cs="Arial"/>
        </w:rPr>
      </w:pPr>
    </w:p>
    <w:p w14:paraId="34735FBE" w14:textId="492CD0EB" w:rsidR="00632E67" w:rsidRDefault="00632E67" w:rsidP="004C5BEA">
      <w:pPr>
        <w:pStyle w:val="a3"/>
        <w:ind w:leftChars="0" w:left="0"/>
        <w:rPr>
          <w:rFonts w:ascii="Arial" w:hAnsi="Arial" w:cs="Arial"/>
        </w:rPr>
      </w:pPr>
    </w:p>
    <w:p w14:paraId="5757997E" w14:textId="56A8539C" w:rsidR="00632E67" w:rsidRDefault="00632E67" w:rsidP="004C5BEA">
      <w:pPr>
        <w:pStyle w:val="a3"/>
        <w:ind w:leftChars="0" w:left="0"/>
        <w:rPr>
          <w:rFonts w:ascii="Arial" w:hAnsi="Arial" w:cs="Arial"/>
        </w:rPr>
      </w:pPr>
    </w:p>
    <w:p w14:paraId="129C6389" w14:textId="14A34CC6" w:rsidR="00632E67" w:rsidRDefault="00632E67" w:rsidP="004C5BEA">
      <w:pPr>
        <w:pStyle w:val="a3"/>
        <w:ind w:leftChars="0" w:left="0"/>
        <w:rPr>
          <w:rFonts w:ascii="Arial" w:hAnsi="Arial" w:cs="Arial"/>
        </w:rPr>
      </w:pPr>
    </w:p>
    <w:p w14:paraId="57C4FEC7" w14:textId="3B6EF0A2" w:rsidR="00632E67" w:rsidRDefault="00632E67" w:rsidP="004C5BEA">
      <w:pPr>
        <w:pStyle w:val="a3"/>
        <w:ind w:leftChars="0" w:left="0"/>
        <w:rPr>
          <w:rFonts w:ascii="Arial" w:hAnsi="Arial" w:cs="Arial"/>
        </w:rPr>
      </w:pPr>
    </w:p>
    <w:p w14:paraId="2A12569D" w14:textId="1C917DC2" w:rsidR="00632E67" w:rsidRDefault="00632E67" w:rsidP="004C5BEA">
      <w:pPr>
        <w:pStyle w:val="a3"/>
        <w:ind w:leftChars="0" w:left="0"/>
        <w:rPr>
          <w:rFonts w:ascii="Arial" w:hAnsi="Arial" w:cs="Arial"/>
        </w:rPr>
      </w:pPr>
    </w:p>
    <w:p w14:paraId="14924236" w14:textId="4A02D713" w:rsidR="00632E67" w:rsidRDefault="00632E67" w:rsidP="004C5BEA">
      <w:pPr>
        <w:pStyle w:val="a3"/>
        <w:ind w:leftChars="0" w:left="0"/>
        <w:rPr>
          <w:rFonts w:ascii="Arial" w:hAnsi="Arial" w:cs="Arial"/>
        </w:rPr>
      </w:pPr>
    </w:p>
    <w:p w14:paraId="6A01DC5A" w14:textId="646F4A7A" w:rsidR="00632E67" w:rsidRDefault="00632E67" w:rsidP="004C5BEA">
      <w:pPr>
        <w:pStyle w:val="a3"/>
        <w:ind w:leftChars="0" w:left="0"/>
        <w:rPr>
          <w:rFonts w:ascii="Arial" w:hAnsi="Arial" w:cs="Arial"/>
        </w:rPr>
      </w:pPr>
    </w:p>
    <w:p w14:paraId="1C8905BC" w14:textId="4FADC7DA" w:rsidR="00632E67" w:rsidRDefault="00632E67" w:rsidP="004C5BEA">
      <w:pPr>
        <w:pStyle w:val="a3"/>
        <w:ind w:leftChars="0" w:left="0"/>
        <w:rPr>
          <w:rFonts w:ascii="Arial" w:hAnsi="Arial" w:cs="Arial"/>
        </w:rPr>
      </w:pPr>
    </w:p>
    <w:p w14:paraId="58D8C5C5" w14:textId="0F27ECAA" w:rsidR="00632E67" w:rsidRDefault="00632E67" w:rsidP="004C5BEA">
      <w:pPr>
        <w:pStyle w:val="a3"/>
        <w:ind w:leftChars="0" w:left="0"/>
        <w:rPr>
          <w:rFonts w:ascii="Arial" w:hAnsi="Arial" w:cs="Arial"/>
        </w:rPr>
      </w:pPr>
    </w:p>
    <w:p w14:paraId="09AEDDEC" w14:textId="14846800" w:rsidR="00632E67" w:rsidRDefault="00632E67" w:rsidP="004C5BEA">
      <w:pPr>
        <w:pStyle w:val="a3"/>
        <w:ind w:leftChars="0" w:left="0"/>
        <w:rPr>
          <w:rFonts w:ascii="Arial" w:hAnsi="Arial" w:cs="Arial"/>
        </w:rPr>
      </w:pPr>
    </w:p>
    <w:p w14:paraId="3696837E" w14:textId="473F5B27" w:rsidR="00632E67" w:rsidRDefault="00632E67" w:rsidP="004C5BEA">
      <w:pPr>
        <w:pStyle w:val="a3"/>
        <w:ind w:leftChars="0" w:left="0"/>
        <w:rPr>
          <w:rFonts w:ascii="Arial" w:hAnsi="Arial" w:cs="Arial"/>
        </w:rPr>
      </w:pPr>
    </w:p>
    <w:p w14:paraId="6498D3F6" w14:textId="31216A2F" w:rsidR="00632E67" w:rsidRDefault="00632E67" w:rsidP="004C5BEA">
      <w:pPr>
        <w:pStyle w:val="a3"/>
        <w:ind w:leftChars="0" w:left="0"/>
        <w:rPr>
          <w:rFonts w:ascii="Arial" w:hAnsi="Arial" w:cs="Arial"/>
        </w:rPr>
      </w:pPr>
      <w:r w:rsidRPr="003B7FBD">
        <w:rPr>
          <w:rFonts w:ascii="Arial" w:hAnsi="Arial" w:cs="Arial"/>
          <w:noProof/>
        </w:rPr>
        <mc:AlternateContent>
          <mc:Choice Requires="wps">
            <w:drawing>
              <wp:anchor distT="45720" distB="45720" distL="114300" distR="114300" simplePos="0" relativeHeight="251661312" behindDoc="0" locked="0" layoutInCell="1" allowOverlap="1" wp14:anchorId="029DBB71" wp14:editId="2A1F1CE8">
                <wp:simplePos x="0" y="0"/>
                <wp:positionH relativeFrom="column">
                  <wp:posOffset>0</wp:posOffset>
                </wp:positionH>
                <wp:positionV relativeFrom="paragraph">
                  <wp:posOffset>12700</wp:posOffset>
                </wp:positionV>
                <wp:extent cx="6394450" cy="1404620"/>
                <wp:effectExtent l="0" t="0" r="6350" b="0"/>
                <wp:wrapTopAndBottom/>
                <wp:docPr id="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4450" cy="1404620"/>
                        </a:xfrm>
                        <a:prstGeom prst="rect">
                          <a:avLst/>
                        </a:prstGeom>
                        <a:solidFill>
                          <a:srgbClr val="FFFFFF"/>
                        </a:solidFill>
                        <a:ln w="9525">
                          <a:noFill/>
                          <a:miter lim="800000"/>
                          <a:headEnd/>
                          <a:tailEnd/>
                        </a:ln>
                      </wps:spPr>
                      <wps:txbx>
                        <w:txbxContent>
                          <w:p w14:paraId="03B12556" w14:textId="1D2FF7D4" w:rsidR="003B7FBD" w:rsidRDefault="00AF36EE" w:rsidP="003B7FBD">
                            <w:pPr>
                              <w:pStyle w:val="a3"/>
                              <w:ind w:leftChars="0" w:left="0"/>
                              <w:jc w:val="center"/>
                              <w:rPr>
                                <w:rFonts w:ascii="Arial" w:hAnsi="Arial" w:cs="Arial"/>
                              </w:rPr>
                            </w:pPr>
                            <w:r>
                              <w:rPr>
                                <w:noProof/>
                              </w:rPr>
                              <w:drawing>
                                <wp:inline distT="0" distB="0" distL="0" distR="0" wp14:anchorId="288A4624" wp14:editId="58E1DCF9">
                                  <wp:extent cx="2660650" cy="1763309"/>
                                  <wp:effectExtent l="0" t="0" r="6350" b="8890"/>
                                  <wp:docPr id="1081797729" name="Picture 1081797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82715" cy="1777933"/>
                                          </a:xfrm>
                                          <a:prstGeom prst="rect">
                                            <a:avLst/>
                                          </a:prstGeom>
                                          <a:noFill/>
                                          <a:ln>
                                            <a:noFill/>
                                          </a:ln>
                                        </pic:spPr>
                                      </pic:pic>
                                    </a:graphicData>
                                  </a:graphic>
                                </wp:inline>
                              </w:drawing>
                            </w:r>
                            <w:r w:rsidR="003B7FBD" w:rsidRPr="003B7FBD">
                              <w:rPr>
                                <w:rFonts w:ascii="Arial" w:hAnsi="Arial" w:cs="Arial" w:hint="eastAsia"/>
                              </w:rPr>
                              <w:t xml:space="preserve"> </w:t>
                            </w:r>
                            <w:r w:rsidR="003B7FBD">
                              <w:rPr>
                                <w:noProof/>
                              </w:rPr>
                              <w:drawing>
                                <wp:inline distT="0" distB="0" distL="0" distR="0" wp14:anchorId="69C5C46B" wp14:editId="58D4E747">
                                  <wp:extent cx="2673350" cy="1771726"/>
                                  <wp:effectExtent l="0" t="0" r="0" b="0"/>
                                  <wp:docPr id="1781290200" name="Picture 178129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04143" cy="1792134"/>
                                          </a:xfrm>
                                          <a:prstGeom prst="rect">
                                            <a:avLst/>
                                          </a:prstGeom>
                                          <a:noFill/>
                                          <a:ln>
                                            <a:noFill/>
                                          </a:ln>
                                        </pic:spPr>
                                      </pic:pic>
                                    </a:graphicData>
                                  </a:graphic>
                                </wp:inline>
                              </w:drawing>
                            </w:r>
                          </w:p>
                          <w:p w14:paraId="4BF27E3C" w14:textId="638A9E23" w:rsidR="003B7FBD" w:rsidRDefault="00583811" w:rsidP="003B7FBD">
                            <w:pPr>
                              <w:pStyle w:val="a3"/>
                              <w:ind w:leftChars="0" w:left="0"/>
                              <w:jc w:val="center"/>
                              <w:rPr>
                                <w:rFonts w:ascii="Arial" w:hAnsi="Arial" w:cs="Arial"/>
                              </w:rPr>
                            </w:pPr>
                            <w:r>
                              <w:rPr>
                                <w:rFonts w:ascii="Arial" w:hAnsi="Arial" w:cs="Arial"/>
                              </w:rPr>
                              <w:t xml:space="preserve">       </w:t>
                            </w:r>
                            <w:r w:rsidR="003B7FBD">
                              <w:rPr>
                                <w:rFonts w:ascii="Arial" w:hAnsi="Arial" w:cs="Arial"/>
                              </w:rPr>
                              <w:t xml:space="preserve">(a): 1st Stage Row </w:t>
                            </w:r>
                            <w:r w:rsidR="00082C1C">
                              <w:rPr>
                                <w:rFonts w:ascii="Arial" w:hAnsi="Arial" w:cs="Arial"/>
                              </w:rPr>
                              <w:t xml:space="preserve">Conductivity    </w:t>
                            </w:r>
                            <w:proofErr w:type="gramStart"/>
                            <w:r w:rsidR="00082C1C">
                              <w:rPr>
                                <w:rFonts w:ascii="Arial" w:hAnsi="Arial" w:cs="Arial"/>
                              </w:rPr>
                              <w:t xml:space="preserve">   </w:t>
                            </w:r>
                            <w:r>
                              <w:rPr>
                                <w:rFonts w:ascii="Arial" w:hAnsi="Arial" w:cs="Arial"/>
                              </w:rPr>
                              <w:t>(</w:t>
                            </w:r>
                            <w:proofErr w:type="gramEnd"/>
                            <w:r>
                              <w:rPr>
                                <w:rFonts w:ascii="Arial" w:hAnsi="Arial" w:cs="Arial"/>
                              </w:rPr>
                              <w:t>b): 1st Stage Preprocessed Conductivity</w:t>
                            </w:r>
                          </w:p>
                          <w:p w14:paraId="1F98657E" w14:textId="66934C96" w:rsidR="00583811" w:rsidRDefault="00AD289F" w:rsidP="00583811">
                            <w:pPr>
                              <w:pStyle w:val="a3"/>
                              <w:ind w:leftChars="0" w:left="0"/>
                              <w:jc w:val="center"/>
                              <w:rPr>
                                <w:rFonts w:ascii="Arial" w:hAnsi="Arial" w:cs="Arial"/>
                              </w:rPr>
                            </w:pPr>
                            <w:r>
                              <w:rPr>
                                <w:noProof/>
                              </w:rPr>
                              <w:drawing>
                                <wp:inline distT="0" distB="0" distL="0" distR="0" wp14:anchorId="0EDF481C" wp14:editId="2241B272">
                                  <wp:extent cx="2701981" cy="1790700"/>
                                  <wp:effectExtent l="0" t="0" r="3175" b="0"/>
                                  <wp:docPr id="946468016" name="Picture 946468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11330" cy="1796896"/>
                                          </a:xfrm>
                                          <a:prstGeom prst="rect">
                                            <a:avLst/>
                                          </a:prstGeom>
                                          <a:noFill/>
                                          <a:ln>
                                            <a:noFill/>
                                          </a:ln>
                                        </pic:spPr>
                                      </pic:pic>
                                    </a:graphicData>
                                  </a:graphic>
                                </wp:inline>
                              </w:drawing>
                            </w:r>
                            <w:r w:rsidR="00583811" w:rsidRPr="003B7FBD">
                              <w:rPr>
                                <w:rFonts w:ascii="Arial" w:hAnsi="Arial" w:cs="Arial" w:hint="eastAsia"/>
                              </w:rPr>
                              <w:t xml:space="preserve"> </w:t>
                            </w:r>
                            <w:r w:rsidR="00082C1C">
                              <w:rPr>
                                <w:noProof/>
                              </w:rPr>
                              <w:drawing>
                                <wp:inline distT="0" distB="0" distL="0" distR="0" wp14:anchorId="35BA02A0" wp14:editId="178BA2BA">
                                  <wp:extent cx="2667000" cy="1767517"/>
                                  <wp:effectExtent l="0" t="0" r="0" b="4445"/>
                                  <wp:docPr id="408694591" name="Picture 40869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92736" cy="1784573"/>
                                          </a:xfrm>
                                          <a:prstGeom prst="rect">
                                            <a:avLst/>
                                          </a:prstGeom>
                                          <a:noFill/>
                                          <a:ln>
                                            <a:noFill/>
                                          </a:ln>
                                        </pic:spPr>
                                      </pic:pic>
                                    </a:graphicData>
                                  </a:graphic>
                                </wp:inline>
                              </w:drawing>
                            </w:r>
                          </w:p>
                          <w:p w14:paraId="347A4A25" w14:textId="6C7BADED" w:rsidR="00583811" w:rsidRDefault="00583811" w:rsidP="00583811">
                            <w:pPr>
                              <w:pStyle w:val="a3"/>
                              <w:ind w:leftChars="0" w:left="0"/>
                              <w:jc w:val="center"/>
                              <w:rPr>
                                <w:rFonts w:ascii="Arial" w:hAnsi="Arial" w:cs="Arial"/>
                              </w:rPr>
                            </w:pPr>
                            <w:r>
                              <w:rPr>
                                <w:rFonts w:ascii="Arial" w:hAnsi="Arial" w:cs="Arial"/>
                              </w:rPr>
                              <w:t xml:space="preserve">       (c): 2nd Stage Row </w:t>
                            </w:r>
                            <w:r w:rsidR="00082C1C">
                              <w:rPr>
                                <w:rFonts w:ascii="Arial" w:hAnsi="Arial" w:cs="Arial"/>
                              </w:rPr>
                              <w:t>Conductivity</w:t>
                            </w:r>
                            <w:r>
                              <w:rPr>
                                <w:rFonts w:ascii="Arial" w:hAnsi="Arial" w:cs="Arial"/>
                              </w:rPr>
                              <w:t xml:space="preserve">    </w:t>
                            </w:r>
                            <w:proofErr w:type="gramStart"/>
                            <w:r>
                              <w:rPr>
                                <w:rFonts w:ascii="Arial" w:hAnsi="Arial" w:cs="Arial"/>
                              </w:rPr>
                              <w:t xml:space="preserve">   (</w:t>
                            </w:r>
                            <w:proofErr w:type="gramEnd"/>
                            <w:r>
                              <w:rPr>
                                <w:rFonts w:ascii="Arial" w:hAnsi="Arial" w:cs="Arial"/>
                              </w:rPr>
                              <w:t>d): 2nd Stage Preprocessed Conductivity</w:t>
                            </w:r>
                          </w:p>
                          <w:p w14:paraId="726B9576" w14:textId="7874CCD9" w:rsidR="00583811" w:rsidRDefault="00AD289F" w:rsidP="00583811">
                            <w:pPr>
                              <w:pStyle w:val="a3"/>
                              <w:ind w:leftChars="0" w:left="0"/>
                              <w:jc w:val="center"/>
                              <w:rPr>
                                <w:rFonts w:ascii="Arial" w:hAnsi="Arial" w:cs="Arial"/>
                              </w:rPr>
                            </w:pPr>
                            <w:r>
                              <w:rPr>
                                <w:noProof/>
                              </w:rPr>
                              <w:drawing>
                                <wp:inline distT="0" distB="0" distL="0" distR="0" wp14:anchorId="31794DFA" wp14:editId="55774683">
                                  <wp:extent cx="2679700" cy="1775933"/>
                                  <wp:effectExtent l="0" t="0" r="6350" b="0"/>
                                  <wp:docPr id="9466333" name="Picture 9466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87242" cy="1780931"/>
                                          </a:xfrm>
                                          <a:prstGeom prst="rect">
                                            <a:avLst/>
                                          </a:prstGeom>
                                          <a:noFill/>
                                          <a:ln>
                                            <a:noFill/>
                                          </a:ln>
                                        </pic:spPr>
                                      </pic:pic>
                                    </a:graphicData>
                                  </a:graphic>
                                </wp:inline>
                              </w:drawing>
                            </w:r>
                            <w:r w:rsidR="00583811" w:rsidRPr="003B7FBD">
                              <w:rPr>
                                <w:rFonts w:ascii="Arial" w:hAnsi="Arial" w:cs="Arial" w:hint="eastAsia"/>
                              </w:rPr>
                              <w:t xml:space="preserve"> </w:t>
                            </w:r>
                            <w:r w:rsidR="00082C1C">
                              <w:rPr>
                                <w:noProof/>
                              </w:rPr>
                              <w:drawing>
                                <wp:inline distT="0" distB="0" distL="0" distR="0" wp14:anchorId="6FAA423A" wp14:editId="40128040">
                                  <wp:extent cx="2663656" cy="1765300"/>
                                  <wp:effectExtent l="0" t="0" r="3810" b="6350"/>
                                  <wp:docPr id="1951346425" name="Picture 1951346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73550" cy="1771857"/>
                                          </a:xfrm>
                                          <a:prstGeom prst="rect">
                                            <a:avLst/>
                                          </a:prstGeom>
                                          <a:noFill/>
                                          <a:ln>
                                            <a:noFill/>
                                          </a:ln>
                                        </pic:spPr>
                                      </pic:pic>
                                    </a:graphicData>
                                  </a:graphic>
                                </wp:inline>
                              </w:drawing>
                            </w:r>
                          </w:p>
                          <w:p w14:paraId="329EE553" w14:textId="1B77AFF4" w:rsidR="00583811" w:rsidRDefault="00583811" w:rsidP="00583811">
                            <w:pPr>
                              <w:pStyle w:val="a3"/>
                              <w:ind w:leftChars="0" w:left="0"/>
                              <w:jc w:val="center"/>
                              <w:rPr>
                                <w:rFonts w:ascii="Arial" w:hAnsi="Arial" w:cs="Arial"/>
                              </w:rPr>
                            </w:pPr>
                            <w:r>
                              <w:rPr>
                                <w:rFonts w:ascii="Arial" w:hAnsi="Arial" w:cs="Arial"/>
                              </w:rPr>
                              <w:t xml:space="preserve">       (e): 3rd Stage Row </w:t>
                            </w:r>
                            <w:r w:rsidR="00082C1C">
                              <w:rPr>
                                <w:rFonts w:ascii="Arial" w:hAnsi="Arial" w:cs="Arial"/>
                              </w:rPr>
                              <w:t xml:space="preserve">Conductivity    </w:t>
                            </w:r>
                            <w:proofErr w:type="gramStart"/>
                            <w:r w:rsidR="00082C1C">
                              <w:rPr>
                                <w:rFonts w:ascii="Arial" w:hAnsi="Arial" w:cs="Arial"/>
                              </w:rPr>
                              <w:t xml:space="preserve">   </w:t>
                            </w:r>
                            <w:r>
                              <w:rPr>
                                <w:rFonts w:ascii="Arial" w:hAnsi="Arial" w:cs="Arial"/>
                              </w:rPr>
                              <w:t>(</w:t>
                            </w:r>
                            <w:proofErr w:type="gramEnd"/>
                            <w:r>
                              <w:rPr>
                                <w:rFonts w:ascii="Arial" w:hAnsi="Arial" w:cs="Arial"/>
                              </w:rPr>
                              <w:t>f): 3rd Stage Preprocessed Conductivity</w:t>
                            </w:r>
                          </w:p>
                          <w:p w14:paraId="7C4563B3" w14:textId="4E59883D" w:rsidR="003B7FBD" w:rsidRPr="003B7FBD" w:rsidRDefault="003B7FBD" w:rsidP="003B7FBD">
                            <w:pPr>
                              <w:pStyle w:val="a3"/>
                              <w:ind w:leftChars="0" w:left="0"/>
                              <w:jc w:val="center"/>
                              <w:rPr>
                                <w:rFonts w:ascii="Arial" w:hAnsi="Arial" w:cs="Arial"/>
                              </w:rPr>
                            </w:pPr>
                            <w:r>
                              <w:rPr>
                                <w:rFonts w:ascii="Arial" w:hAnsi="Arial" w:cs="Arial" w:hint="eastAsia"/>
                              </w:rPr>
                              <w:t>F</w:t>
                            </w:r>
                            <w:r>
                              <w:rPr>
                                <w:rFonts w:ascii="Arial" w:hAnsi="Arial" w:cs="Arial"/>
                              </w:rPr>
                              <w:t>igure 1</w:t>
                            </w:r>
                            <w:r w:rsidR="00632E67">
                              <w:rPr>
                                <w:rFonts w:ascii="Arial" w:hAnsi="Arial" w:cs="Arial"/>
                              </w:rPr>
                              <w:t>7</w:t>
                            </w:r>
                            <w:r>
                              <w:rPr>
                                <w:rFonts w:ascii="Arial" w:hAnsi="Arial" w:cs="Arial"/>
                              </w:rPr>
                              <w:t xml:space="preserve">: </w:t>
                            </w:r>
                            <w:r w:rsidR="00082C1C">
                              <w:rPr>
                                <w:rFonts w:ascii="Arial" w:hAnsi="Arial" w:cs="Arial"/>
                              </w:rPr>
                              <w:t xml:space="preserve">Row and </w:t>
                            </w:r>
                            <w:r>
                              <w:rPr>
                                <w:rFonts w:ascii="Arial" w:hAnsi="Arial" w:cs="Arial"/>
                              </w:rPr>
                              <w:t>Preprocessed Data</w:t>
                            </w:r>
                            <w:r>
                              <w:rPr>
                                <w:rStyle w:val="a4"/>
                              </w:rPr>
                              <w:annotationRef/>
                            </w:r>
                            <w:r>
                              <w:rPr>
                                <w:rStyle w:val="a4"/>
                              </w:rPr>
                              <w:annotationRef/>
                            </w:r>
                            <w:r w:rsidR="00CD2810">
                              <w:rPr>
                                <w:rFonts w:ascii="Arial" w:hAnsi="Arial" w:cs="Arial"/>
                              </w:rPr>
                              <w:t xml:space="preserve"> of Permeate Conductivity in Each RO Stage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9DBB71" id="_x0000_s1028" type="#_x0000_t202" style="position:absolute;left:0;text-align:left;margin-left:0;margin-top:1pt;width:503.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" stroked="f">
                <v:textbox style="mso-fit-shape-to-text:t">
                  <w:txbxContent>
                    <w:p w14:paraId="03B12556" w14:textId="1D2FF7D4" w:rsidR="003B7FBD" w:rsidRDefault="00AF36EE" w:rsidP="003B7FBD">
                      <w:pPr>
                        <w:pStyle w:val="a3"/>
                        <w:ind w:leftChars="0" w:left="0"/>
                        <w:jc w:val="center"/>
                        <w:rPr>
                          <w:rFonts w:ascii="Arial" w:hAnsi="Arial" w:cs="Arial"/>
                        </w:rPr>
                      </w:pPr>
                      <w:r>
                        <w:rPr>
                          <w:noProof/>
                        </w:rPr>
                        <w:drawing>
                          <wp:inline distT="0" distB="0" distL="0" distR="0" wp14:anchorId="288A4624" wp14:editId="58E1DCF9">
                            <wp:extent cx="2660650" cy="1763309"/>
                            <wp:effectExtent l="0" t="0" r="6350" b="8890"/>
                            <wp:docPr id="1081797729" name="Picture 1081797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82715" cy="1777933"/>
                                    </a:xfrm>
                                    <a:prstGeom prst="rect">
                                      <a:avLst/>
                                    </a:prstGeom>
                                    <a:noFill/>
                                    <a:ln>
                                      <a:noFill/>
                                    </a:ln>
                                  </pic:spPr>
                                </pic:pic>
                              </a:graphicData>
                            </a:graphic>
                          </wp:inline>
                        </w:drawing>
                      </w:r>
                      <w:r w:rsidR="003B7FBD" w:rsidRPr="003B7FBD">
                        <w:rPr>
                          <w:rFonts w:ascii="Arial" w:hAnsi="Arial" w:cs="Arial" w:hint="eastAsia"/>
                        </w:rPr>
                        <w:t xml:space="preserve"> </w:t>
                      </w:r>
                      <w:r w:rsidR="003B7FBD">
                        <w:rPr>
                          <w:noProof/>
                        </w:rPr>
                        <w:drawing>
                          <wp:inline distT="0" distB="0" distL="0" distR="0" wp14:anchorId="69C5C46B" wp14:editId="58D4E747">
                            <wp:extent cx="2673350" cy="1771726"/>
                            <wp:effectExtent l="0" t="0" r="0" b="0"/>
                            <wp:docPr id="1781290200" name="Picture 178129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04143" cy="1792134"/>
                                    </a:xfrm>
                                    <a:prstGeom prst="rect">
                                      <a:avLst/>
                                    </a:prstGeom>
                                    <a:noFill/>
                                    <a:ln>
                                      <a:noFill/>
                                    </a:ln>
                                  </pic:spPr>
                                </pic:pic>
                              </a:graphicData>
                            </a:graphic>
                          </wp:inline>
                        </w:drawing>
                      </w:r>
                    </w:p>
                    <w:p w14:paraId="4BF27E3C" w14:textId="638A9E23" w:rsidR="003B7FBD" w:rsidRDefault="00583811" w:rsidP="003B7FBD">
                      <w:pPr>
                        <w:pStyle w:val="a3"/>
                        <w:ind w:leftChars="0" w:left="0"/>
                        <w:jc w:val="center"/>
                        <w:rPr>
                          <w:rFonts w:ascii="Arial" w:hAnsi="Arial" w:cs="Arial"/>
                        </w:rPr>
                      </w:pPr>
                      <w:r>
                        <w:rPr>
                          <w:rFonts w:ascii="Arial" w:hAnsi="Arial" w:cs="Arial"/>
                        </w:rPr>
                        <w:t xml:space="preserve">       </w:t>
                      </w:r>
                      <w:r w:rsidR="003B7FBD">
                        <w:rPr>
                          <w:rFonts w:ascii="Arial" w:hAnsi="Arial" w:cs="Arial"/>
                        </w:rPr>
                        <w:t xml:space="preserve">(a): 1st Stage Row </w:t>
                      </w:r>
                      <w:r w:rsidR="00082C1C">
                        <w:rPr>
                          <w:rFonts w:ascii="Arial" w:hAnsi="Arial" w:cs="Arial"/>
                        </w:rPr>
                        <w:t xml:space="preserve">Conductivity    </w:t>
                      </w:r>
                      <w:proofErr w:type="gramStart"/>
                      <w:r w:rsidR="00082C1C">
                        <w:rPr>
                          <w:rFonts w:ascii="Arial" w:hAnsi="Arial" w:cs="Arial"/>
                        </w:rPr>
                        <w:t xml:space="preserve">   </w:t>
                      </w:r>
                      <w:r>
                        <w:rPr>
                          <w:rFonts w:ascii="Arial" w:hAnsi="Arial" w:cs="Arial"/>
                        </w:rPr>
                        <w:t>(</w:t>
                      </w:r>
                      <w:proofErr w:type="gramEnd"/>
                      <w:r>
                        <w:rPr>
                          <w:rFonts w:ascii="Arial" w:hAnsi="Arial" w:cs="Arial"/>
                        </w:rPr>
                        <w:t>b): 1st Stage Preprocessed Conductivity</w:t>
                      </w:r>
                    </w:p>
                    <w:p w14:paraId="1F98657E" w14:textId="66934C96" w:rsidR="00583811" w:rsidRDefault="00AD289F" w:rsidP="00583811">
                      <w:pPr>
                        <w:pStyle w:val="a3"/>
                        <w:ind w:leftChars="0" w:left="0"/>
                        <w:jc w:val="center"/>
                        <w:rPr>
                          <w:rFonts w:ascii="Arial" w:hAnsi="Arial" w:cs="Arial"/>
                        </w:rPr>
                      </w:pPr>
                      <w:r>
                        <w:rPr>
                          <w:noProof/>
                        </w:rPr>
                        <w:drawing>
                          <wp:inline distT="0" distB="0" distL="0" distR="0" wp14:anchorId="0EDF481C" wp14:editId="2241B272">
                            <wp:extent cx="2701981" cy="1790700"/>
                            <wp:effectExtent l="0" t="0" r="3175" b="0"/>
                            <wp:docPr id="946468016" name="Picture 946468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11330" cy="1796896"/>
                                    </a:xfrm>
                                    <a:prstGeom prst="rect">
                                      <a:avLst/>
                                    </a:prstGeom>
                                    <a:noFill/>
                                    <a:ln>
                                      <a:noFill/>
                                    </a:ln>
                                  </pic:spPr>
                                </pic:pic>
                              </a:graphicData>
                            </a:graphic>
                          </wp:inline>
                        </w:drawing>
                      </w:r>
                      <w:r w:rsidR="00583811" w:rsidRPr="003B7FBD">
                        <w:rPr>
                          <w:rFonts w:ascii="Arial" w:hAnsi="Arial" w:cs="Arial" w:hint="eastAsia"/>
                        </w:rPr>
                        <w:t xml:space="preserve"> </w:t>
                      </w:r>
                      <w:r w:rsidR="00082C1C">
                        <w:rPr>
                          <w:noProof/>
                        </w:rPr>
                        <w:drawing>
                          <wp:inline distT="0" distB="0" distL="0" distR="0" wp14:anchorId="35BA02A0" wp14:editId="178BA2BA">
                            <wp:extent cx="2667000" cy="1767517"/>
                            <wp:effectExtent l="0" t="0" r="0" b="4445"/>
                            <wp:docPr id="408694591" name="Picture 40869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92736" cy="1784573"/>
                                    </a:xfrm>
                                    <a:prstGeom prst="rect">
                                      <a:avLst/>
                                    </a:prstGeom>
                                    <a:noFill/>
                                    <a:ln>
                                      <a:noFill/>
                                    </a:ln>
                                  </pic:spPr>
                                </pic:pic>
                              </a:graphicData>
                            </a:graphic>
                          </wp:inline>
                        </w:drawing>
                      </w:r>
                    </w:p>
                    <w:p w14:paraId="347A4A25" w14:textId="6C7BADED" w:rsidR="00583811" w:rsidRDefault="00583811" w:rsidP="00583811">
                      <w:pPr>
                        <w:pStyle w:val="a3"/>
                        <w:ind w:leftChars="0" w:left="0"/>
                        <w:jc w:val="center"/>
                        <w:rPr>
                          <w:rFonts w:ascii="Arial" w:hAnsi="Arial" w:cs="Arial"/>
                        </w:rPr>
                      </w:pPr>
                      <w:r>
                        <w:rPr>
                          <w:rFonts w:ascii="Arial" w:hAnsi="Arial" w:cs="Arial"/>
                        </w:rPr>
                        <w:t xml:space="preserve">       (c): 2nd Stage Row </w:t>
                      </w:r>
                      <w:r w:rsidR="00082C1C">
                        <w:rPr>
                          <w:rFonts w:ascii="Arial" w:hAnsi="Arial" w:cs="Arial"/>
                        </w:rPr>
                        <w:t>Conductivity</w:t>
                      </w:r>
                      <w:r>
                        <w:rPr>
                          <w:rFonts w:ascii="Arial" w:hAnsi="Arial" w:cs="Arial"/>
                        </w:rPr>
                        <w:t xml:space="preserve">    </w:t>
                      </w:r>
                      <w:proofErr w:type="gramStart"/>
                      <w:r>
                        <w:rPr>
                          <w:rFonts w:ascii="Arial" w:hAnsi="Arial" w:cs="Arial"/>
                        </w:rPr>
                        <w:t xml:space="preserve">   (</w:t>
                      </w:r>
                      <w:proofErr w:type="gramEnd"/>
                      <w:r>
                        <w:rPr>
                          <w:rFonts w:ascii="Arial" w:hAnsi="Arial" w:cs="Arial"/>
                        </w:rPr>
                        <w:t>d): 2nd Stage Preprocessed Conductivity</w:t>
                      </w:r>
                    </w:p>
                    <w:p w14:paraId="726B9576" w14:textId="7874CCD9" w:rsidR="00583811" w:rsidRDefault="00AD289F" w:rsidP="00583811">
                      <w:pPr>
                        <w:pStyle w:val="a3"/>
                        <w:ind w:leftChars="0" w:left="0"/>
                        <w:jc w:val="center"/>
                        <w:rPr>
                          <w:rFonts w:ascii="Arial" w:hAnsi="Arial" w:cs="Arial"/>
                        </w:rPr>
                      </w:pPr>
                      <w:r>
                        <w:rPr>
                          <w:noProof/>
                        </w:rPr>
                        <w:drawing>
                          <wp:inline distT="0" distB="0" distL="0" distR="0" wp14:anchorId="31794DFA" wp14:editId="55774683">
                            <wp:extent cx="2679700" cy="1775933"/>
                            <wp:effectExtent l="0" t="0" r="6350" b="0"/>
                            <wp:docPr id="9466333" name="Picture 9466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87242" cy="1780931"/>
                                    </a:xfrm>
                                    <a:prstGeom prst="rect">
                                      <a:avLst/>
                                    </a:prstGeom>
                                    <a:noFill/>
                                    <a:ln>
                                      <a:noFill/>
                                    </a:ln>
                                  </pic:spPr>
                                </pic:pic>
                              </a:graphicData>
                            </a:graphic>
                          </wp:inline>
                        </w:drawing>
                      </w:r>
                      <w:r w:rsidR="00583811" w:rsidRPr="003B7FBD">
                        <w:rPr>
                          <w:rFonts w:ascii="Arial" w:hAnsi="Arial" w:cs="Arial" w:hint="eastAsia"/>
                        </w:rPr>
                        <w:t xml:space="preserve"> </w:t>
                      </w:r>
                      <w:r w:rsidR="00082C1C">
                        <w:rPr>
                          <w:noProof/>
                        </w:rPr>
                        <w:drawing>
                          <wp:inline distT="0" distB="0" distL="0" distR="0" wp14:anchorId="6FAA423A" wp14:editId="40128040">
                            <wp:extent cx="2663656" cy="1765300"/>
                            <wp:effectExtent l="0" t="0" r="3810" b="6350"/>
                            <wp:docPr id="1951346425" name="Picture 1951346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73550" cy="1771857"/>
                                    </a:xfrm>
                                    <a:prstGeom prst="rect">
                                      <a:avLst/>
                                    </a:prstGeom>
                                    <a:noFill/>
                                    <a:ln>
                                      <a:noFill/>
                                    </a:ln>
                                  </pic:spPr>
                                </pic:pic>
                              </a:graphicData>
                            </a:graphic>
                          </wp:inline>
                        </w:drawing>
                      </w:r>
                    </w:p>
                    <w:p w14:paraId="329EE553" w14:textId="1B77AFF4" w:rsidR="00583811" w:rsidRDefault="00583811" w:rsidP="00583811">
                      <w:pPr>
                        <w:pStyle w:val="a3"/>
                        <w:ind w:leftChars="0" w:left="0"/>
                        <w:jc w:val="center"/>
                        <w:rPr>
                          <w:rFonts w:ascii="Arial" w:hAnsi="Arial" w:cs="Arial"/>
                        </w:rPr>
                      </w:pPr>
                      <w:r>
                        <w:rPr>
                          <w:rFonts w:ascii="Arial" w:hAnsi="Arial" w:cs="Arial"/>
                        </w:rPr>
                        <w:t xml:space="preserve">       (e): 3rd Stage Row </w:t>
                      </w:r>
                      <w:r w:rsidR="00082C1C">
                        <w:rPr>
                          <w:rFonts w:ascii="Arial" w:hAnsi="Arial" w:cs="Arial"/>
                        </w:rPr>
                        <w:t xml:space="preserve">Conductivity    </w:t>
                      </w:r>
                      <w:proofErr w:type="gramStart"/>
                      <w:r w:rsidR="00082C1C">
                        <w:rPr>
                          <w:rFonts w:ascii="Arial" w:hAnsi="Arial" w:cs="Arial"/>
                        </w:rPr>
                        <w:t xml:space="preserve">   </w:t>
                      </w:r>
                      <w:r>
                        <w:rPr>
                          <w:rFonts w:ascii="Arial" w:hAnsi="Arial" w:cs="Arial"/>
                        </w:rPr>
                        <w:t>(</w:t>
                      </w:r>
                      <w:proofErr w:type="gramEnd"/>
                      <w:r>
                        <w:rPr>
                          <w:rFonts w:ascii="Arial" w:hAnsi="Arial" w:cs="Arial"/>
                        </w:rPr>
                        <w:t>f): 3rd Stage Preprocessed Conductivity</w:t>
                      </w:r>
                    </w:p>
                    <w:p w14:paraId="7C4563B3" w14:textId="4E59883D" w:rsidR="003B7FBD" w:rsidRPr="003B7FBD" w:rsidRDefault="003B7FBD" w:rsidP="003B7FBD">
                      <w:pPr>
                        <w:pStyle w:val="a3"/>
                        <w:ind w:leftChars="0" w:left="0"/>
                        <w:jc w:val="center"/>
                        <w:rPr>
                          <w:rFonts w:ascii="Arial" w:hAnsi="Arial" w:cs="Arial"/>
                        </w:rPr>
                      </w:pPr>
                      <w:r>
                        <w:rPr>
                          <w:rFonts w:ascii="Arial" w:hAnsi="Arial" w:cs="Arial" w:hint="eastAsia"/>
                        </w:rPr>
                        <w:t>F</w:t>
                      </w:r>
                      <w:r>
                        <w:rPr>
                          <w:rFonts w:ascii="Arial" w:hAnsi="Arial" w:cs="Arial"/>
                        </w:rPr>
                        <w:t>igure 1</w:t>
                      </w:r>
                      <w:r w:rsidR="00632E67">
                        <w:rPr>
                          <w:rFonts w:ascii="Arial" w:hAnsi="Arial" w:cs="Arial"/>
                        </w:rPr>
                        <w:t>7</w:t>
                      </w:r>
                      <w:r>
                        <w:rPr>
                          <w:rFonts w:ascii="Arial" w:hAnsi="Arial" w:cs="Arial"/>
                        </w:rPr>
                        <w:t xml:space="preserve">: </w:t>
                      </w:r>
                      <w:r w:rsidR="00082C1C">
                        <w:rPr>
                          <w:rFonts w:ascii="Arial" w:hAnsi="Arial" w:cs="Arial"/>
                        </w:rPr>
                        <w:t xml:space="preserve">Row and </w:t>
                      </w:r>
                      <w:r>
                        <w:rPr>
                          <w:rFonts w:ascii="Arial" w:hAnsi="Arial" w:cs="Arial"/>
                        </w:rPr>
                        <w:t>Preprocessed Data</w:t>
                      </w:r>
                      <w:r>
                        <w:rPr>
                          <w:rStyle w:val="a4"/>
                        </w:rPr>
                        <w:annotationRef/>
                      </w:r>
                      <w:r>
                        <w:rPr>
                          <w:rStyle w:val="a4"/>
                        </w:rPr>
                        <w:annotationRef/>
                      </w:r>
                      <w:r w:rsidR="00CD2810">
                        <w:rPr>
                          <w:rFonts w:ascii="Arial" w:hAnsi="Arial" w:cs="Arial"/>
                        </w:rPr>
                        <w:t xml:space="preserve"> of Permeate Conductivity in Each RO Stage</w:t>
                      </w:r>
                    </w:p>
                  </w:txbxContent>
                </v:textbox>
                <w10:wrap type="topAndBottom"/>
              </v:shape>
            </w:pict>
          </mc:Fallback>
        </mc:AlternateContent>
      </w:r>
    </w:p>
    <w:p w14:paraId="1E5737C9" w14:textId="06A4B13F" w:rsidR="00632E67" w:rsidRDefault="00632E67" w:rsidP="004C5BEA">
      <w:pPr>
        <w:pStyle w:val="a3"/>
        <w:ind w:leftChars="0" w:left="0"/>
        <w:rPr>
          <w:rFonts w:ascii="Arial" w:hAnsi="Arial" w:cs="Arial"/>
        </w:rPr>
      </w:pPr>
    </w:p>
    <w:p w14:paraId="773083DE" w14:textId="52137CA8" w:rsidR="00632E67" w:rsidRDefault="00632E67" w:rsidP="004C5BEA">
      <w:pPr>
        <w:pStyle w:val="a3"/>
        <w:ind w:leftChars="0" w:left="0"/>
        <w:rPr>
          <w:rFonts w:ascii="Arial" w:hAnsi="Arial" w:cs="Arial"/>
        </w:rPr>
      </w:pPr>
    </w:p>
    <w:p w14:paraId="50A21245" w14:textId="74A3C7B7" w:rsidR="00632E67" w:rsidRDefault="00632E67" w:rsidP="004C5BEA">
      <w:pPr>
        <w:pStyle w:val="a3"/>
        <w:ind w:leftChars="0" w:left="0"/>
        <w:rPr>
          <w:rFonts w:ascii="Arial" w:hAnsi="Arial" w:cs="Arial"/>
        </w:rPr>
      </w:pPr>
    </w:p>
    <w:p w14:paraId="4A31B1D7" w14:textId="6F805068" w:rsidR="00632E67" w:rsidRDefault="00632E67" w:rsidP="004C5BEA">
      <w:pPr>
        <w:pStyle w:val="a3"/>
        <w:ind w:leftChars="0" w:left="0"/>
        <w:rPr>
          <w:rFonts w:ascii="Arial" w:hAnsi="Arial" w:cs="Arial"/>
        </w:rPr>
      </w:pPr>
    </w:p>
    <w:p w14:paraId="289994AD" w14:textId="26E98418" w:rsidR="00632E67" w:rsidRDefault="00632E67" w:rsidP="004C5BEA">
      <w:pPr>
        <w:pStyle w:val="a3"/>
        <w:ind w:leftChars="0" w:left="0"/>
        <w:rPr>
          <w:rFonts w:ascii="Arial" w:hAnsi="Arial" w:cs="Arial"/>
        </w:rPr>
      </w:pPr>
    </w:p>
    <w:p w14:paraId="79EADF31" w14:textId="42814FEA" w:rsidR="00632E67" w:rsidRDefault="00632E67" w:rsidP="004C5BEA">
      <w:pPr>
        <w:pStyle w:val="a3"/>
        <w:ind w:leftChars="0" w:left="0"/>
        <w:rPr>
          <w:rFonts w:ascii="Arial" w:hAnsi="Arial" w:cs="Arial" w:hint="eastAsia"/>
        </w:rPr>
      </w:pPr>
    </w:p>
    <w:p w14:paraId="75E39A3F" w14:textId="77777777" w:rsidR="00632E67" w:rsidRDefault="00632E67" w:rsidP="004C5BEA">
      <w:pPr>
        <w:pStyle w:val="a3"/>
        <w:ind w:leftChars="0" w:left="0"/>
        <w:rPr>
          <w:rFonts w:ascii="Arial" w:hAnsi="Arial" w:cs="Arial"/>
        </w:rPr>
      </w:pPr>
    </w:p>
    <w:p w14:paraId="6ECB3092" w14:textId="4AA9AAB6" w:rsidR="004C5BEA" w:rsidRDefault="00583811" w:rsidP="00BC6E42">
      <w:pPr>
        <w:pStyle w:val="a3"/>
        <w:numPr>
          <w:ilvl w:val="0"/>
          <w:numId w:val="2"/>
        </w:numPr>
        <w:ind w:leftChars="0"/>
        <w:rPr>
          <w:rFonts w:ascii="Arial" w:hAnsi="Arial" w:cs="Arial"/>
        </w:rPr>
      </w:pPr>
      <w:r>
        <w:rPr>
          <w:rFonts w:ascii="Arial" w:hAnsi="Arial" w:cs="Arial"/>
        </w:rPr>
        <w:lastRenderedPageBreak/>
        <w:t>Data Analysis by Time-Series Theory</w:t>
      </w:r>
    </w:p>
    <w:p w14:paraId="7C5BF612" w14:textId="283A676B" w:rsidR="00BA0EC6" w:rsidRPr="00BC6E42" w:rsidRDefault="00BA0EC6" w:rsidP="00B45959">
      <w:pPr>
        <w:pStyle w:val="a3"/>
        <w:ind w:leftChars="0" w:left="0" w:firstLineChars="100" w:firstLine="210"/>
        <w:rPr>
          <w:rFonts w:ascii="Arial" w:hAnsi="Arial"/>
        </w:rPr>
      </w:pPr>
      <w:r w:rsidRPr="00BC6E42">
        <w:rPr>
          <w:rFonts w:ascii="Arial" w:hAnsi="Arial"/>
        </w:rPr>
        <w:t xml:space="preserve">There are two analysis strategies to predict permeate conductivity in the future period: one is using other factors </w:t>
      </w:r>
      <w:r w:rsidR="009D1523" w:rsidRPr="004E686C">
        <w:rPr>
          <w:rFonts w:ascii="Arial" w:hAnsi="Arial"/>
        </w:rPr>
        <w:t xml:space="preserve">related </w:t>
      </w:r>
      <w:r w:rsidRPr="00BC6E42">
        <w:rPr>
          <w:rFonts w:ascii="Arial" w:hAnsi="Arial"/>
        </w:rPr>
        <w:t xml:space="preserve">to permeate conductivity in the future period; and </w:t>
      </w:r>
      <w:r w:rsidR="009D1523">
        <w:rPr>
          <w:rFonts w:ascii="Arial" w:hAnsi="Arial"/>
        </w:rPr>
        <w:t>the other</w:t>
      </w:r>
      <w:r w:rsidR="009D1523" w:rsidRPr="00BC6E42">
        <w:rPr>
          <w:rFonts w:ascii="Arial" w:hAnsi="Arial"/>
        </w:rPr>
        <w:t xml:space="preserve"> </w:t>
      </w:r>
      <w:r w:rsidRPr="00BC6E42">
        <w:rPr>
          <w:rFonts w:ascii="Arial" w:hAnsi="Arial"/>
        </w:rPr>
        <w:t>is using data itself in the past period. This report uses a time-series model according to the latter strategy.</w:t>
      </w:r>
    </w:p>
    <w:p w14:paraId="14306958" w14:textId="6316067D" w:rsidR="00815D01" w:rsidRPr="00332FFC" w:rsidRDefault="00AA2BF3" w:rsidP="005E25F1">
      <w:pPr>
        <w:pStyle w:val="a3"/>
        <w:ind w:leftChars="0" w:left="0" w:firstLineChars="100" w:firstLine="210"/>
        <w:rPr>
          <w:rFonts w:ascii="Arial" w:hAnsi="Arial" w:cs="Arial"/>
        </w:rPr>
      </w:pPr>
      <w:r>
        <w:rPr>
          <w:rFonts w:ascii="Arial" w:hAnsi="Arial"/>
        </w:rPr>
        <w:t>The first step i</w:t>
      </w:r>
      <w:r w:rsidR="00332FFC">
        <w:rPr>
          <w:rFonts w:ascii="Arial" w:hAnsi="Arial"/>
        </w:rPr>
        <w:t xml:space="preserve">s </w:t>
      </w:r>
      <w:r w:rsidR="008E1C45">
        <w:rPr>
          <w:rFonts w:ascii="Arial" w:hAnsi="Arial"/>
        </w:rPr>
        <w:t xml:space="preserve">the </w:t>
      </w:r>
      <w:r w:rsidR="00550C22">
        <w:rPr>
          <w:rFonts w:ascii="Arial" w:hAnsi="Arial"/>
        </w:rPr>
        <w:t>s</w:t>
      </w:r>
      <w:r w:rsidR="00332FFC" w:rsidRPr="00632E67">
        <w:rPr>
          <w:rFonts w:ascii="Arial" w:hAnsi="Arial"/>
        </w:rPr>
        <w:t xml:space="preserve">easonal </w:t>
      </w:r>
      <w:r w:rsidR="00550C22">
        <w:rPr>
          <w:rFonts w:ascii="Arial" w:hAnsi="Arial"/>
        </w:rPr>
        <w:t>d</w:t>
      </w:r>
      <w:r w:rsidR="00332FFC" w:rsidRPr="00632E67">
        <w:rPr>
          <w:rFonts w:ascii="Arial" w:hAnsi="Arial"/>
        </w:rPr>
        <w:t xml:space="preserve">ecomposition </w:t>
      </w:r>
      <w:r w:rsidR="00332FFC">
        <w:rPr>
          <w:rFonts w:ascii="Arial" w:hAnsi="Arial"/>
        </w:rPr>
        <w:t>o</w:t>
      </w:r>
      <w:r w:rsidR="00332FFC" w:rsidRPr="00632E67">
        <w:rPr>
          <w:rFonts w:ascii="Arial" w:hAnsi="Arial"/>
        </w:rPr>
        <w:t xml:space="preserve">f </w:t>
      </w:r>
      <w:r w:rsidR="00550C22">
        <w:rPr>
          <w:rFonts w:ascii="Arial" w:hAnsi="Arial"/>
        </w:rPr>
        <w:t>t</w:t>
      </w:r>
      <w:r w:rsidR="00332FFC" w:rsidRPr="00632E67">
        <w:rPr>
          <w:rFonts w:ascii="Arial" w:hAnsi="Arial"/>
        </w:rPr>
        <w:t xml:space="preserve">ime </w:t>
      </w:r>
      <w:r w:rsidR="00550C22">
        <w:rPr>
          <w:rFonts w:ascii="Arial" w:hAnsi="Arial"/>
        </w:rPr>
        <w:t>s</w:t>
      </w:r>
      <w:r w:rsidR="00332FFC" w:rsidRPr="00632E67">
        <w:rPr>
          <w:rFonts w:ascii="Arial" w:hAnsi="Arial"/>
        </w:rPr>
        <w:t xml:space="preserve">eries </w:t>
      </w:r>
      <w:r w:rsidR="00332FFC">
        <w:rPr>
          <w:rFonts w:ascii="Arial" w:hAnsi="Arial"/>
        </w:rPr>
        <w:t>b</w:t>
      </w:r>
      <w:r w:rsidR="00332FFC" w:rsidRPr="00632E67">
        <w:rPr>
          <w:rFonts w:ascii="Arial" w:hAnsi="Arial"/>
        </w:rPr>
        <w:t xml:space="preserve">y </w:t>
      </w:r>
      <w:r w:rsidR="00550C22">
        <w:rPr>
          <w:rFonts w:ascii="Arial" w:hAnsi="Arial"/>
        </w:rPr>
        <w:t>l</w:t>
      </w:r>
      <w:r w:rsidR="00332FFC" w:rsidRPr="00632E67">
        <w:rPr>
          <w:rFonts w:ascii="Arial" w:hAnsi="Arial"/>
        </w:rPr>
        <w:t>oess</w:t>
      </w:r>
      <w:r w:rsidR="00332FFC" w:rsidRPr="00BC6E42">
        <w:rPr>
          <w:rFonts w:ascii="Arial" w:hAnsi="Arial"/>
        </w:rPr>
        <w:t xml:space="preserve"> </w:t>
      </w:r>
      <w:r w:rsidR="00332FFC">
        <w:rPr>
          <w:rFonts w:ascii="Arial" w:hAnsi="Arial"/>
        </w:rPr>
        <w:t>(</w:t>
      </w:r>
      <w:commentRangeStart w:id="23"/>
      <w:commentRangeStart w:id="24"/>
      <w:r w:rsidR="00332FFC" w:rsidRPr="00BC6E42">
        <w:rPr>
          <w:rFonts w:ascii="Arial" w:hAnsi="Arial"/>
        </w:rPr>
        <w:t>STL</w:t>
      </w:r>
      <w:commentRangeEnd w:id="23"/>
      <w:r w:rsidR="00332FFC">
        <w:rPr>
          <w:rStyle w:val="a4"/>
        </w:rPr>
        <w:commentReference w:id="23"/>
      </w:r>
      <w:commentRangeEnd w:id="24"/>
      <w:r w:rsidR="00332FFC">
        <w:rPr>
          <w:rStyle w:val="a4"/>
        </w:rPr>
        <w:commentReference w:id="24"/>
      </w:r>
      <w:r w:rsidR="00332FFC" w:rsidRPr="00BC6E42">
        <w:rPr>
          <w:rFonts w:ascii="Arial" w:hAnsi="Arial"/>
        </w:rPr>
        <w:t xml:space="preserve"> decomposition</w:t>
      </w:r>
      <w:r w:rsidR="00332FFC">
        <w:rPr>
          <w:rFonts w:ascii="Arial" w:hAnsi="Arial"/>
        </w:rPr>
        <w:t>), which is a widely used analysis method</w:t>
      </w:r>
      <w:r w:rsidR="0006315C">
        <w:rPr>
          <w:rFonts w:ascii="Arial" w:hAnsi="Arial"/>
        </w:rPr>
        <w:t xml:space="preserve"> based on the time-series theory </w:t>
      </w:r>
      <w:r w:rsidR="00332FFC">
        <w:rPr>
          <w:rFonts w:ascii="Arial" w:hAnsi="Arial"/>
        </w:rPr>
        <w:t>in economic and environmental fields</w:t>
      </w:r>
      <w:r w:rsidR="00467234">
        <w:rPr>
          <w:rFonts w:ascii="Arial" w:hAnsi="Arial"/>
        </w:rPr>
        <w:t xml:space="preserve">. </w:t>
      </w:r>
      <w:r w:rsidR="00974FFB">
        <w:rPr>
          <w:rFonts w:ascii="Arial" w:hAnsi="Arial"/>
        </w:rPr>
        <w:t xml:space="preserve">The </w:t>
      </w:r>
      <w:r w:rsidR="00467234">
        <w:rPr>
          <w:rFonts w:ascii="Arial" w:hAnsi="Arial"/>
        </w:rPr>
        <w:t xml:space="preserve">STL decomposition is </w:t>
      </w:r>
      <w:r w:rsidR="00332FFC">
        <w:rPr>
          <w:rFonts w:ascii="Arial" w:hAnsi="Arial"/>
        </w:rPr>
        <w:t xml:space="preserve">to decompose </w:t>
      </w:r>
      <w:r w:rsidR="00332FFC" w:rsidRPr="00BC6E42">
        <w:rPr>
          <w:rFonts w:ascii="Arial" w:hAnsi="Arial"/>
        </w:rPr>
        <w:t xml:space="preserve">from observed data into </w:t>
      </w:r>
      <w:r w:rsidR="00332FFC" w:rsidRPr="004A45D3">
        <w:rPr>
          <w:rFonts w:ascii="Arial" w:hAnsi="Arial" w:cs="Arial" w:hint="eastAsia"/>
        </w:rPr>
        <w:t>t</w:t>
      </w:r>
      <w:r w:rsidR="00332FFC" w:rsidRPr="004A45D3">
        <w:rPr>
          <w:rFonts w:ascii="Arial" w:hAnsi="Arial" w:cs="Arial"/>
        </w:rPr>
        <w:t>hree components</w:t>
      </w:r>
      <w:r w:rsidR="00332FFC">
        <w:rPr>
          <w:rFonts w:ascii="Arial" w:hAnsi="Arial" w:cs="Arial"/>
        </w:rPr>
        <w:t xml:space="preserve"> </w:t>
      </w:r>
      <w:r w:rsidR="00467234">
        <w:rPr>
          <w:rFonts w:ascii="Arial" w:hAnsi="Arial" w:cs="Arial"/>
        </w:rPr>
        <w:t>and</w:t>
      </w:r>
      <w:r w:rsidR="00332FFC" w:rsidRPr="00332FFC">
        <w:rPr>
          <w:rFonts w:ascii="Arial" w:hAnsi="Arial" w:cs="Arial"/>
        </w:rPr>
        <w:t xml:space="preserve"> find out which components</w:t>
      </w:r>
      <w:r w:rsidR="00571759">
        <w:rPr>
          <w:rFonts w:ascii="Arial" w:hAnsi="Arial" w:cs="Arial"/>
        </w:rPr>
        <w:t xml:space="preserve"> or factors</w:t>
      </w:r>
      <w:r w:rsidR="00332FFC" w:rsidRPr="00332FFC">
        <w:rPr>
          <w:rFonts w:ascii="Arial" w:hAnsi="Arial" w:cs="Arial"/>
        </w:rPr>
        <w:t xml:space="preserve"> are dominant</w:t>
      </w:r>
      <w:r w:rsidR="00A052E2">
        <w:rPr>
          <w:rFonts w:ascii="Arial" w:hAnsi="Arial" w:cs="Arial"/>
        </w:rPr>
        <w:t xml:space="preserve"> in observed data</w:t>
      </w:r>
      <w:r w:rsidR="00815D01" w:rsidRPr="004A45D3">
        <w:rPr>
          <w:rFonts w:ascii="Arial" w:hAnsi="Arial" w:cs="Arial"/>
        </w:rPr>
        <w:t>.</w:t>
      </w:r>
      <w:r w:rsidR="005E25F1">
        <w:rPr>
          <w:rFonts w:ascii="Arial" w:hAnsi="Arial" w:cs="Arial"/>
        </w:rPr>
        <w:t xml:space="preserve"> </w:t>
      </w:r>
      <w:r w:rsidR="00815D01" w:rsidRPr="00332FFC">
        <w:rPr>
          <w:rFonts w:ascii="Arial" w:hAnsi="Arial" w:cs="Arial"/>
        </w:rPr>
        <w:t>The decomposition mathem</w:t>
      </w:r>
      <w:r w:rsidR="00BB41F3" w:rsidRPr="00332FFC">
        <w:rPr>
          <w:rFonts w:ascii="Arial" w:hAnsi="Arial" w:cs="Arial"/>
        </w:rPr>
        <w:t>atical</w:t>
      </w:r>
      <w:r w:rsidR="00815D01" w:rsidRPr="00332FFC">
        <w:rPr>
          <w:rFonts w:ascii="Arial" w:hAnsi="Arial" w:cs="Arial"/>
        </w:rPr>
        <w:t xml:space="preserve"> model (additive model) is</w:t>
      </w:r>
      <w:r w:rsidR="00BB41F3" w:rsidRPr="00332FFC">
        <w:rPr>
          <w:rFonts w:ascii="Arial" w:hAnsi="Arial" w:cs="Arial"/>
        </w:rPr>
        <w:t xml:space="preserve"> formulated</w:t>
      </w:r>
      <w:r w:rsidR="00815D01" w:rsidRPr="00332FFC">
        <w:rPr>
          <w:rFonts w:ascii="Arial" w:hAnsi="Arial" w:cs="Arial"/>
        </w:rPr>
        <w:t xml:space="preserve"> as follows:</w:t>
      </w:r>
      <w:r w:rsidR="0038421D" w:rsidRPr="00332FFC">
        <w:rPr>
          <w:rFonts w:ascii="Arial" w:hAnsi="Arial" w:cs="Arial"/>
        </w:rPr>
        <w:t xml:space="preserve"> </w:t>
      </w:r>
    </w:p>
    <w:p w14:paraId="11A5633D" w14:textId="73EB0047" w:rsidR="00815D01" w:rsidRPr="004A45D3" w:rsidRDefault="00B425E9" w:rsidP="00815D01">
      <w:pPr>
        <w:rPr>
          <w:rFonts w:ascii="Arial" w:hAnsi="Arial" w:cs="Arial"/>
          <w:iCs/>
        </w:rPr>
      </w:pPr>
      <m:oMathPara>
        <m:oMath>
          <m:eqArr>
            <m:eqArrPr>
              <m:maxDist m:val="1"/>
              <m:ctrlPr>
                <w:rPr>
                  <w:rFonts w:ascii="Cambria Math" w:eastAsia="Cambria Math" w:hAnsi="Cambria Math" w:cs="Arial"/>
                </w:rPr>
              </m:ctrlPr>
            </m:eqArrPr>
            <m:e>
              <m:r>
                <w:rPr>
                  <w:rFonts w:ascii="Cambria Math" w:eastAsia="Cambria Math" w:hAnsi="Cambria Math" w:cs="Arial"/>
                </w:rPr>
                <m:t>Y=T+S+R#</m:t>
              </m:r>
              <m:d>
                <m:dPr>
                  <m:ctrlPr>
                    <w:rPr>
                      <w:rFonts w:ascii="Cambria Math" w:eastAsia="Cambria Math" w:hAnsi="Cambria Math" w:cs="Arial"/>
                    </w:rPr>
                  </m:ctrlPr>
                </m:dPr>
                <m:e>
                  <m:r>
                    <m:rPr>
                      <m:sty m:val="p"/>
                    </m:rPr>
                    <w:rPr>
                      <w:rFonts w:ascii="Cambria Math" w:eastAsia="Cambria Math" w:hAnsi="Cambria Math" w:cs="Arial"/>
                    </w:rPr>
                    <m:t>10</m:t>
                  </m:r>
                </m:e>
              </m:d>
              <m:ctrlPr>
                <w:rPr>
                  <w:rFonts w:ascii="Cambria Math" w:eastAsia="Cambria Math" w:hAnsi="Cambria Math" w:cs="Arial"/>
                  <w:i/>
                  <w:iCs/>
                </w:rPr>
              </m:ctrlPr>
            </m:e>
          </m:eqArr>
        </m:oMath>
      </m:oMathPara>
    </w:p>
    <w:p w14:paraId="1C41DE0A" w14:textId="25EFD776" w:rsidR="00332FFC" w:rsidRPr="004A45D3" w:rsidRDefault="00815D01" w:rsidP="00815D01">
      <w:pPr>
        <w:pStyle w:val="a3"/>
        <w:ind w:leftChars="0" w:left="0"/>
        <w:rPr>
          <w:rFonts w:ascii="Arial" w:hAnsi="Arial" w:cs="Arial"/>
        </w:rPr>
      </w:pPr>
      <w:r w:rsidRPr="004A45D3">
        <w:rPr>
          <w:rFonts w:ascii="Arial" w:hAnsi="Arial" w:cs="Arial"/>
        </w:rPr>
        <w:t xml:space="preserve">Here, </w:t>
      </w:r>
      <w:r w:rsidR="00BA0EC6" w:rsidRPr="00BC6E42">
        <w:rPr>
          <w:rFonts w:ascii="Arial" w:hAnsi="Arial"/>
        </w:rPr>
        <w:t xml:space="preserve">trend </w:t>
      </w:r>
      <w:r w:rsidR="0038421D" w:rsidRPr="004A45D3">
        <w:rPr>
          <w:rFonts w:ascii="Arial" w:hAnsi="Arial" w:cs="Arial"/>
        </w:rPr>
        <w:t xml:space="preserve">component </w:t>
      </w:r>
      <w:commentRangeStart w:id="26"/>
      <w:commentRangeStart w:id="27"/>
      <m:oMath>
        <m:r>
          <w:rPr>
            <w:rFonts w:ascii="Cambria Math" w:eastAsia="Cambria Math" w:hAnsi="Cambria Math" w:cs="Arial"/>
          </w:rPr>
          <m:t>T</m:t>
        </m:r>
      </m:oMath>
      <w:r w:rsidR="0038421D" w:rsidRPr="004A45D3">
        <w:rPr>
          <w:rFonts w:ascii="Arial" w:hAnsi="Arial" w:cs="Arial"/>
        </w:rPr>
        <w:t xml:space="preserve"> is </w:t>
      </w:r>
      <w:r w:rsidR="00BA0EC6" w:rsidRPr="00BC6E42">
        <w:rPr>
          <w:rFonts w:ascii="Arial" w:hAnsi="Arial"/>
        </w:rPr>
        <w:t>unsteady</w:t>
      </w:r>
      <w:r w:rsidR="00597F07" w:rsidRPr="004A45D3">
        <w:rPr>
          <w:rFonts w:ascii="Arial" w:hAnsi="Arial" w:cs="Arial"/>
        </w:rPr>
        <w:t xml:space="preserve">, </w:t>
      </w:r>
      <w:r w:rsidR="00BA0EC6" w:rsidRPr="00BC6E42">
        <w:rPr>
          <w:rFonts w:ascii="Arial" w:hAnsi="Arial"/>
        </w:rPr>
        <w:t>aperiodic</w:t>
      </w:r>
      <w:r w:rsidR="00597F07" w:rsidRPr="004A45D3">
        <w:rPr>
          <w:rFonts w:ascii="Arial" w:hAnsi="Arial" w:cs="Arial"/>
        </w:rPr>
        <w:t>,</w:t>
      </w:r>
      <w:r w:rsidRPr="004A45D3">
        <w:rPr>
          <w:rFonts w:ascii="Arial" w:hAnsi="Arial" w:cs="Arial"/>
        </w:rPr>
        <w:t xml:space="preserve"> or the overall motion of the series</w:t>
      </w:r>
      <w:r w:rsidR="00AA2BF3">
        <w:rPr>
          <w:rFonts w:ascii="Arial" w:hAnsi="Arial" w:cs="Arial"/>
        </w:rPr>
        <w:t xml:space="preserve">. </w:t>
      </w:r>
      <w:commentRangeEnd w:id="26"/>
      <w:r w:rsidR="00AA2BF3">
        <w:rPr>
          <w:rStyle w:val="a4"/>
        </w:rPr>
        <w:commentReference w:id="26"/>
      </w:r>
      <w:commentRangeEnd w:id="27"/>
      <w:r w:rsidR="00D90FB2">
        <w:rPr>
          <w:rStyle w:val="a4"/>
        </w:rPr>
        <w:commentReference w:id="27"/>
      </w:r>
      <w:r w:rsidR="00AA2BF3">
        <w:rPr>
          <w:rFonts w:ascii="Arial" w:hAnsi="Arial" w:cs="Arial"/>
        </w:rPr>
        <w:t xml:space="preserve">The </w:t>
      </w:r>
      <w:r w:rsidR="00BA0EC6" w:rsidRPr="00BC6E42">
        <w:rPr>
          <w:rFonts w:ascii="Arial" w:hAnsi="Arial"/>
        </w:rPr>
        <w:t xml:space="preserve">seasonal </w:t>
      </w:r>
      <w:r w:rsidR="0038421D" w:rsidRPr="004A45D3">
        <w:rPr>
          <w:rFonts w:ascii="Arial" w:hAnsi="Arial" w:cs="Arial"/>
        </w:rPr>
        <w:t xml:space="preserve">component </w:t>
      </w:r>
      <m:oMath>
        <m:r>
          <w:rPr>
            <w:rFonts w:ascii="Cambria Math" w:eastAsia="Cambria Math" w:hAnsi="Cambria Math" w:cs="Arial"/>
          </w:rPr>
          <m:t>S</m:t>
        </m:r>
      </m:oMath>
      <w:r w:rsidRPr="004A45D3">
        <w:rPr>
          <w:rFonts w:ascii="Arial" w:hAnsi="Arial" w:cs="Arial"/>
        </w:rPr>
        <w:t xml:space="preserve"> </w:t>
      </w:r>
      <w:r w:rsidR="0038421D" w:rsidRPr="004A45D3">
        <w:rPr>
          <w:rFonts w:ascii="Arial" w:hAnsi="Arial" w:cs="Arial"/>
        </w:rPr>
        <w:t>is</w:t>
      </w:r>
      <w:r w:rsidR="00597F07" w:rsidRPr="004A45D3">
        <w:rPr>
          <w:rFonts w:ascii="Arial" w:hAnsi="Arial" w:cs="Arial"/>
        </w:rPr>
        <w:t xml:space="preserve"> any regular or </w:t>
      </w:r>
      <w:r w:rsidR="00BA0EC6" w:rsidRPr="00BC6E42">
        <w:rPr>
          <w:rFonts w:ascii="Arial" w:hAnsi="Arial"/>
        </w:rPr>
        <w:t>periodicity</w:t>
      </w:r>
      <w:r w:rsidR="00597F07" w:rsidRPr="004A45D3">
        <w:rPr>
          <w:rFonts w:ascii="Arial" w:hAnsi="Arial" w:cs="Arial"/>
        </w:rPr>
        <w:t xml:space="preserve"> pattern in the series</w:t>
      </w:r>
      <w:r w:rsidR="0038421D" w:rsidRPr="004A45D3">
        <w:rPr>
          <w:rFonts w:ascii="Arial" w:hAnsi="Arial" w:cs="Arial"/>
        </w:rPr>
        <w:t>, e.g., monthly, weekly, or daily</w:t>
      </w:r>
      <w:r w:rsidR="00AA2BF3">
        <w:rPr>
          <w:rFonts w:ascii="Arial" w:hAnsi="Arial" w:cs="Arial"/>
        </w:rPr>
        <w:t xml:space="preserve">. The </w:t>
      </w:r>
      <w:r w:rsidR="00BA0EC6" w:rsidRPr="00BC6E42">
        <w:rPr>
          <w:rFonts w:ascii="Arial" w:hAnsi="Arial"/>
        </w:rPr>
        <w:t>residual component</w:t>
      </w:r>
      <w:r w:rsidRPr="004A45D3">
        <w:rPr>
          <w:rFonts w:ascii="Arial" w:hAnsi="Arial" w:cs="Arial"/>
        </w:rPr>
        <w:t xml:space="preserve"> </w:t>
      </w:r>
      <m:oMath>
        <m:r>
          <w:rPr>
            <w:rFonts w:ascii="Cambria Math" w:eastAsia="Cambria Math" w:hAnsi="Cambria Math" w:cs="Arial"/>
          </w:rPr>
          <m:t>R</m:t>
        </m:r>
      </m:oMath>
      <w:r w:rsidR="0038421D" w:rsidRPr="004A45D3">
        <w:rPr>
          <w:rFonts w:ascii="Arial" w:hAnsi="Arial" w:cs="Arial"/>
        </w:rPr>
        <w:t xml:space="preserve"> is </w:t>
      </w:r>
      <w:r w:rsidR="004A45D3" w:rsidRPr="004A45D3">
        <w:rPr>
          <w:rFonts w:ascii="Arial" w:hAnsi="Arial" w:cs="Arial"/>
        </w:rPr>
        <w:t>the rest of</w:t>
      </w:r>
      <w:r w:rsidR="00597F07" w:rsidRPr="004A45D3">
        <w:rPr>
          <w:rFonts w:ascii="Arial" w:hAnsi="Arial" w:cs="Arial"/>
        </w:rPr>
        <w:t xml:space="preserve"> </w:t>
      </w:r>
      <m:oMath>
        <m:r>
          <w:rPr>
            <w:rFonts w:ascii="Cambria Math" w:eastAsia="Cambria Math" w:hAnsi="Cambria Math" w:cs="Arial"/>
          </w:rPr>
          <m:t>T,S</m:t>
        </m:r>
      </m:oMath>
      <w:r w:rsidR="00597F07" w:rsidRPr="004A45D3">
        <w:rPr>
          <w:rFonts w:ascii="Arial" w:hAnsi="Arial" w:cs="Arial"/>
        </w:rPr>
        <w:t xml:space="preserve"> and can also be thought of as just statistical noise</w:t>
      </w:r>
      <w:r w:rsidR="00BA0EC6" w:rsidRPr="004A45D3">
        <w:rPr>
          <w:rFonts w:ascii="Arial" w:hAnsi="Arial" w:cs="Arial"/>
        </w:rPr>
        <w:t>.</w:t>
      </w:r>
    </w:p>
    <w:p w14:paraId="22BF8CE2" w14:textId="74C0CEAA" w:rsidR="00105673" w:rsidRDefault="004A45D3" w:rsidP="00105673">
      <w:pPr>
        <w:pStyle w:val="a3"/>
        <w:ind w:leftChars="0" w:left="0"/>
        <w:rPr>
          <w:rFonts w:ascii="Arial" w:hAnsi="Arial" w:cs="Arial"/>
        </w:rPr>
      </w:pPr>
      <w:r>
        <w:rPr>
          <w:rFonts w:ascii="Arial" w:hAnsi="Arial" w:cs="Arial" w:hint="eastAsia"/>
        </w:rPr>
        <w:t xml:space="preserve"> </w:t>
      </w:r>
      <w:r>
        <w:rPr>
          <w:rFonts w:ascii="Arial" w:hAnsi="Arial" w:cs="Arial"/>
        </w:rPr>
        <w:t xml:space="preserve">  Figure</w:t>
      </w:r>
      <w:r w:rsidR="006E0545">
        <w:rPr>
          <w:rFonts w:ascii="Arial" w:hAnsi="Arial" w:cs="Arial"/>
        </w:rPr>
        <w:t>s</w:t>
      </w:r>
      <w:r>
        <w:rPr>
          <w:rFonts w:ascii="Arial" w:hAnsi="Arial" w:cs="Arial"/>
        </w:rPr>
        <w:t xml:space="preserve"> 1</w:t>
      </w:r>
      <w:r w:rsidR="00632E67">
        <w:rPr>
          <w:rFonts w:ascii="Arial" w:hAnsi="Arial" w:cs="Arial"/>
        </w:rPr>
        <w:t>8</w:t>
      </w:r>
      <w:r>
        <w:rPr>
          <w:rFonts w:ascii="Arial" w:hAnsi="Arial" w:cs="Arial"/>
        </w:rPr>
        <w:t>(a)-(c) show</w:t>
      </w:r>
      <w:r w:rsidR="00BA0EC6" w:rsidRPr="00BC6E42">
        <w:rPr>
          <w:rFonts w:ascii="Arial" w:hAnsi="Arial"/>
        </w:rPr>
        <w:t xml:space="preserve"> the result of STL decomposition</w:t>
      </w:r>
      <w:r w:rsidR="006E0545">
        <w:rPr>
          <w:rFonts w:ascii="Arial" w:hAnsi="Arial" w:cs="Arial" w:hint="eastAsia"/>
        </w:rPr>
        <w:t xml:space="preserve"> </w:t>
      </w:r>
      <w:r w:rsidR="006E0545">
        <w:rPr>
          <w:rFonts w:ascii="Arial" w:hAnsi="Arial" w:cs="Arial"/>
        </w:rPr>
        <w:t>for permeate conductivity in each RO stage</w:t>
      </w:r>
      <w:r>
        <w:rPr>
          <w:rFonts w:ascii="Arial" w:hAnsi="Arial" w:cs="Arial"/>
        </w:rPr>
        <w:t xml:space="preserve">. </w:t>
      </w:r>
      <w:commentRangeStart w:id="28"/>
      <w:commentRangeStart w:id="29"/>
      <w:r w:rsidR="006E0545">
        <w:rPr>
          <w:rFonts w:ascii="Arial" w:hAnsi="Arial" w:cs="Arial"/>
        </w:rPr>
        <w:t>The units for each figure in Figure 13</w:t>
      </w:r>
      <w:r w:rsidR="006E0545">
        <w:rPr>
          <w:rFonts w:ascii="Arial" w:hAnsi="Arial" w:cs="Arial" w:hint="eastAsia"/>
        </w:rPr>
        <w:t xml:space="preserve"> </w:t>
      </w:r>
      <w:r w:rsidR="006E0545">
        <w:rPr>
          <w:rFonts w:ascii="Arial" w:hAnsi="Arial" w:cs="Arial"/>
        </w:rPr>
        <w:t>are the same as in Figure 12</w:t>
      </w:r>
      <w:commentRangeEnd w:id="28"/>
      <w:r w:rsidR="00AA2BF3">
        <w:rPr>
          <w:rStyle w:val="a4"/>
        </w:rPr>
        <w:commentReference w:id="28"/>
      </w:r>
      <w:commentRangeEnd w:id="29"/>
      <w:r w:rsidR="00D90FB2">
        <w:rPr>
          <w:rStyle w:val="a4"/>
        </w:rPr>
        <w:commentReference w:id="29"/>
      </w:r>
      <w:r w:rsidR="006E0545">
        <w:rPr>
          <w:rFonts w:ascii="Arial" w:hAnsi="Arial" w:cs="Arial"/>
        </w:rPr>
        <w:t>.</w:t>
      </w:r>
      <w:r>
        <w:rPr>
          <w:rFonts w:ascii="Arial" w:hAnsi="Arial" w:cs="Arial"/>
        </w:rPr>
        <w:t xml:space="preserve"> </w:t>
      </w:r>
      <w:r w:rsidR="00C74410">
        <w:rPr>
          <w:rFonts w:ascii="Arial" w:hAnsi="Arial" w:cs="Arial"/>
        </w:rPr>
        <w:t>From Figure 13, the following results are confirmed:</w:t>
      </w:r>
      <w:r w:rsidRPr="006E0545">
        <w:rPr>
          <w:rFonts w:ascii="Arial" w:hAnsi="Arial" w:cs="Arial"/>
        </w:rPr>
        <w:t xml:space="preserve"> </w:t>
      </w:r>
      <w:r w:rsidR="00C74410">
        <w:rPr>
          <w:rFonts w:ascii="Arial" w:hAnsi="Arial" w:cs="Arial"/>
        </w:rPr>
        <w:t xml:space="preserve">(i) </w:t>
      </w:r>
      <w:r w:rsidR="00BA0EC6" w:rsidRPr="00BC6E42">
        <w:rPr>
          <w:rFonts w:ascii="Arial" w:hAnsi="Arial"/>
        </w:rPr>
        <w:t>unsteady</w:t>
      </w:r>
      <w:r w:rsidR="00C74410">
        <w:rPr>
          <w:rFonts w:ascii="Arial" w:hAnsi="Arial" w:cs="Arial"/>
        </w:rPr>
        <w:t xml:space="preserve"> or </w:t>
      </w:r>
      <w:r w:rsidR="00BA0EC6" w:rsidRPr="00BC6E42">
        <w:rPr>
          <w:rFonts w:ascii="Arial" w:hAnsi="Arial"/>
        </w:rPr>
        <w:t>aperiodic</w:t>
      </w:r>
      <w:r w:rsidR="00C74410">
        <w:rPr>
          <w:rFonts w:ascii="Arial" w:hAnsi="Arial" w:cs="Arial"/>
        </w:rPr>
        <w:t xml:space="preserve"> component is larger than the other components</w:t>
      </w:r>
      <w:r w:rsidR="00F4341A">
        <w:rPr>
          <w:rFonts w:ascii="Arial" w:hAnsi="Arial" w:cs="Arial"/>
        </w:rPr>
        <w:t xml:space="preserve"> in observed conductivity</w:t>
      </w:r>
      <w:r w:rsidR="00C74410">
        <w:rPr>
          <w:rFonts w:ascii="Arial" w:hAnsi="Arial" w:cs="Arial"/>
        </w:rPr>
        <w:t xml:space="preserve">; and (ii) seasonal and residual components are </w:t>
      </w:r>
      <w:r w:rsidR="00F4341A">
        <w:rPr>
          <w:rFonts w:ascii="Arial" w:hAnsi="Arial" w:cs="Arial"/>
        </w:rPr>
        <w:t>very small</w:t>
      </w:r>
      <w:r w:rsidR="00C74410">
        <w:rPr>
          <w:rFonts w:ascii="Arial" w:hAnsi="Arial" w:cs="Arial"/>
        </w:rPr>
        <w:t xml:space="preserve"> in observed conductivity</w:t>
      </w:r>
      <w:r w:rsidRPr="006E0545">
        <w:rPr>
          <w:rFonts w:ascii="Arial" w:hAnsi="Arial" w:cs="Arial"/>
        </w:rPr>
        <w:t>.</w:t>
      </w:r>
      <w:r w:rsidR="00F4341A">
        <w:rPr>
          <w:rFonts w:ascii="Arial" w:hAnsi="Arial" w:cs="Arial"/>
        </w:rPr>
        <w:t xml:space="preserve"> Therefore, </w:t>
      </w:r>
      <w:r w:rsidR="00AA2BF3">
        <w:rPr>
          <w:rFonts w:ascii="Arial" w:hAnsi="Arial" w:cs="Arial"/>
        </w:rPr>
        <w:t xml:space="preserve">the </w:t>
      </w:r>
      <w:r w:rsidR="00F4341A">
        <w:rPr>
          <w:rFonts w:ascii="Arial" w:hAnsi="Arial" w:cs="Arial"/>
        </w:rPr>
        <w:t>prediction model needs to consider unsteady or aperiodic components based on time-series model.</w:t>
      </w:r>
    </w:p>
    <w:p w14:paraId="6FCCE112" w14:textId="04E68C48" w:rsidR="00215CF5" w:rsidRDefault="00215CF5" w:rsidP="00105673">
      <w:pPr>
        <w:pStyle w:val="a3"/>
        <w:ind w:leftChars="0" w:left="0"/>
        <w:rPr>
          <w:rFonts w:ascii="Arial" w:hAnsi="Arial" w:cs="Arial"/>
        </w:rPr>
      </w:pPr>
    </w:p>
    <w:p w14:paraId="3A49B6FB" w14:textId="7B8024D2" w:rsidR="00215CF5" w:rsidRDefault="00215CF5" w:rsidP="00105673">
      <w:pPr>
        <w:pStyle w:val="a3"/>
        <w:ind w:leftChars="0" w:left="0"/>
        <w:rPr>
          <w:rFonts w:ascii="Arial" w:hAnsi="Arial" w:cs="Arial"/>
        </w:rPr>
      </w:pPr>
    </w:p>
    <w:p w14:paraId="7E117376" w14:textId="7E877AB6" w:rsidR="00215CF5" w:rsidRDefault="00215CF5" w:rsidP="00105673">
      <w:pPr>
        <w:pStyle w:val="a3"/>
        <w:ind w:leftChars="0" w:left="0"/>
        <w:rPr>
          <w:rFonts w:ascii="Arial" w:hAnsi="Arial" w:cs="Arial"/>
        </w:rPr>
      </w:pPr>
    </w:p>
    <w:p w14:paraId="2E7B9A45" w14:textId="56DA102C" w:rsidR="00215CF5" w:rsidRDefault="00215CF5" w:rsidP="00105673">
      <w:pPr>
        <w:pStyle w:val="a3"/>
        <w:ind w:leftChars="0" w:left="0"/>
        <w:rPr>
          <w:rFonts w:ascii="Arial" w:hAnsi="Arial" w:cs="Arial"/>
        </w:rPr>
      </w:pPr>
    </w:p>
    <w:p w14:paraId="06AB504A" w14:textId="7533D45D" w:rsidR="00215CF5" w:rsidRDefault="00215CF5" w:rsidP="00105673">
      <w:pPr>
        <w:pStyle w:val="a3"/>
        <w:ind w:leftChars="0" w:left="0"/>
        <w:rPr>
          <w:rFonts w:ascii="Arial" w:hAnsi="Arial" w:cs="Arial"/>
        </w:rPr>
      </w:pPr>
    </w:p>
    <w:p w14:paraId="6066D770" w14:textId="6463D401" w:rsidR="00215CF5" w:rsidRDefault="00215CF5" w:rsidP="00105673">
      <w:pPr>
        <w:pStyle w:val="a3"/>
        <w:ind w:leftChars="0" w:left="0"/>
        <w:rPr>
          <w:rFonts w:ascii="Arial" w:hAnsi="Arial" w:cs="Arial"/>
        </w:rPr>
      </w:pPr>
    </w:p>
    <w:p w14:paraId="64C90EEA" w14:textId="104E1E12" w:rsidR="00215CF5" w:rsidRDefault="00215CF5" w:rsidP="00105673">
      <w:pPr>
        <w:pStyle w:val="a3"/>
        <w:ind w:leftChars="0" w:left="0"/>
        <w:rPr>
          <w:rFonts w:ascii="Arial" w:hAnsi="Arial" w:cs="Arial"/>
        </w:rPr>
      </w:pPr>
    </w:p>
    <w:p w14:paraId="1FE46412" w14:textId="17DFBD9D" w:rsidR="00215CF5" w:rsidRDefault="00215CF5" w:rsidP="00105673">
      <w:pPr>
        <w:pStyle w:val="a3"/>
        <w:ind w:leftChars="0" w:left="0"/>
        <w:rPr>
          <w:rFonts w:ascii="Arial" w:hAnsi="Arial" w:cs="Arial"/>
        </w:rPr>
      </w:pPr>
    </w:p>
    <w:p w14:paraId="7D79F6EA" w14:textId="4B0268C4" w:rsidR="00215CF5" w:rsidRDefault="00215CF5" w:rsidP="00105673">
      <w:pPr>
        <w:pStyle w:val="a3"/>
        <w:ind w:leftChars="0" w:left="0"/>
        <w:rPr>
          <w:rFonts w:ascii="Arial" w:hAnsi="Arial" w:cs="Arial"/>
        </w:rPr>
      </w:pPr>
    </w:p>
    <w:p w14:paraId="367A077D" w14:textId="027E098D" w:rsidR="00215CF5" w:rsidRDefault="00215CF5" w:rsidP="00105673">
      <w:pPr>
        <w:pStyle w:val="a3"/>
        <w:ind w:leftChars="0" w:left="0"/>
        <w:rPr>
          <w:rFonts w:ascii="Arial" w:hAnsi="Arial" w:cs="Arial"/>
        </w:rPr>
      </w:pPr>
    </w:p>
    <w:p w14:paraId="3841101C" w14:textId="3313CA42" w:rsidR="00215CF5" w:rsidRDefault="00215CF5" w:rsidP="00105673">
      <w:pPr>
        <w:pStyle w:val="a3"/>
        <w:ind w:leftChars="0" w:left="0"/>
        <w:rPr>
          <w:rFonts w:ascii="Arial" w:hAnsi="Arial" w:cs="Arial"/>
        </w:rPr>
      </w:pPr>
    </w:p>
    <w:p w14:paraId="1943066B" w14:textId="3B59F271" w:rsidR="00215CF5" w:rsidRDefault="00215CF5" w:rsidP="00105673">
      <w:pPr>
        <w:pStyle w:val="a3"/>
        <w:ind w:leftChars="0" w:left="0"/>
        <w:rPr>
          <w:rFonts w:ascii="Arial" w:hAnsi="Arial" w:cs="Arial"/>
        </w:rPr>
      </w:pPr>
    </w:p>
    <w:p w14:paraId="04B69C0A" w14:textId="6C8CEDF1" w:rsidR="00215CF5" w:rsidRDefault="00215CF5" w:rsidP="00105673">
      <w:pPr>
        <w:pStyle w:val="a3"/>
        <w:ind w:leftChars="0" w:left="0"/>
        <w:rPr>
          <w:rFonts w:ascii="Arial" w:hAnsi="Arial" w:cs="Arial"/>
        </w:rPr>
      </w:pPr>
    </w:p>
    <w:p w14:paraId="75912D3C" w14:textId="5D814C35" w:rsidR="00215CF5" w:rsidRDefault="00215CF5" w:rsidP="00105673">
      <w:pPr>
        <w:pStyle w:val="a3"/>
        <w:ind w:leftChars="0" w:left="0"/>
        <w:rPr>
          <w:rFonts w:ascii="Arial" w:hAnsi="Arial" w:cs="Arial"/>
        </w:rPr>
      </w:pPr>
    </w:p>
    <w:p w14:paraId="44557F5F" w14:textId="1F042B7E" w:rsidR="00215CF5" w:rsidRDefault="00215CF5" w:rsidP="00105673">
      <w:pPr>
        <w:pStyle w:val="a3"/>
        <w:ind w:leftChars="0" w:left="0"/>
        <w:rPr>
          <w:rFonts w:ascii="Arial" w:hAnsi="Arial" w:cs="Arial"/>
        </w:rPr>
      </w:pPr>
    </w:p>
    <w:p w14:paraId="7E053B4A" w14:textId="29C080C4" w:rsidR="00215CF5" w:rsidRDefault="00215CF5" w:rsidP="00105673">
      <w:pPr>
        <w:pStyle w:val="a3"/>
        <w:ind w:leftChars="0" w:left="0"/>
        <w:rPr>
          <w:rFonts w:ascii="Arial" w:hAnsi="Arial" w:cs="Arial"/>
        </w:rPr>
      </w:pPr>
    </w:p>
    <w:p w14:paraId="5918B4D8" w14:textId="23DEB3EA" w:rsidR="00215CF5" w:rsidRDefault="00215CF5" w:rsidP="00105673">
      <w:pPr>
        <w:pStyle w:val="a3"/>
        <w:ind w:leftChars="0" w:left="0"/>
        <w:rPr>
          <w:rFonts w:ascii="Arial" w:hAnsi="Arial" w:cs="Arial"/>
        </w:rPr>
      </w:pPr>
    </w:p>
    <w:p w14:paraId="31A8CBA2" w14:textId="3398E576" w:rsidR="00215CF5" w:rsidRDefault="00215CF5" w:rsidP="00105673">
      <w:pPr>
        <w:pStyle w:val="a3"/>
        <w:ind w:leftChars="0" w:left="0"/>
        <w:rPr>
          <w:rFonts w:ascii="Arial" w:hAnsi="Arial" w:cs="Arial"/>
        </w:rPr>
      </w:pPr>
    </w:p>
    <w:p w14:paraId="0BA7B105" w14:textId="77777777" w:rsidR="00215CF5" w:rsidRDefault="00215CF5" w:rsidP="00105673">
      <w:pPr>
        <w:pStyle w:val="a3"/>
        <w:ind w:leftChars="0" w:left="0"/>
        <w:rPr>
          <w:rFonts w:ascii="Arial" w:hAnsi="Arial" w:cs="Arial"/>
        </w:rPr>
      </w:pPr>
    </w:p>
    <w:p w14:paraId="09E52B12" w14:textId="584F5E77" w:rsidR="00AD289F" w:rsidRDefault="00AD289F" w:rsidP="00105673">
      <w:pPr>
        <w:pStyle w:val="a3"/>
        <w:ind w:leftChars="0" w:left="0"/>
        <w:rPr>
          <w:rFonts w:ascii="Arial" w:hAnsi="Arial" w:cs="Arial"/>
        </w:rPr>
      </w:pPr>
    </w:p>
    <w:p w14:paraId="77E7CDF3" w14:textId="7970B34F" w:rsidR="00C148C9" w:rsidRDefault="00215CF5" w:rsidP="00105673">
      <w:pPr>
        <w:pStyle w:val="a3"/>
        <w:ind w:leftChars="0" w:left="0"/>
        <w:rPr>
          <w:rFonts w:ascii="Arial" w:hAnsi="Arial" w:cs="Arial"/>
        </w:rPr>
      </w:pPr>
      <w:r w:rsidRPr="003B7FBD">
        <w:rPr>
          <w:rFonts w:ascii="Arial" w:hAnsi="Arial" w:cs="Arial"/>
          <w:noProof/>
        </w:rPr>
        <mc:AlternateContent>
          <mc:Choice Requires="wps">
            <w:drawing>
              <wp:anchor distT="45720" distB="45720" distL="114300" distR="114300" simplePos="0" relativeHeight="251663360" behindDoc="0" locked="0" layoutInCell="1" allowOverlap="1" wp14:anchorId="6E5BC287" wp14:editId="1DE3DA11">
                <wp:simplePos x="0" y="0"/>
                <wp:positionH relativeFrom="column">
                  <wp:posOffset>127000</wp:posOffset>
                </wp:positionH>
                <wp:positionV relativeFrom="paragraph">
                  <wp:posOffset>7620</wp:posOffset>
                </wp:positionV>
                <wp:extent cx="6134100" cy="6737350"/>
                <wp:effectExtent l="0" t="0" r="0" b="6350"/>
                <wp:wrapTopAndBottom/>
                <wp:docPr id="2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6737350"/>
                        </a:xfrm>
                        <a:prstGeom prst="rect">
                          <a:avLst/>
                        </a:prstGeom>
                        <a:solidFill>
                          <a:srgbClr val="FFFFFF"/>
                        </a:solidFill>
                        <a:ln w="9525">
                          <a:noFill/>
                          <a:miter lim="800000"/>
                          <a:headEnd/>
                          <a:tailEnd/>
                        </a:ln>
                      </wps:spPr>
                      <wps:txbx>
                        <w:txbxContent>
                          <w:p w14:paraId="473BE668" w14:textId="658B2A78" w:rsidR="00C763E9" w:rsidRDefault="00120C4B" w:rsidP="00AD289F">
                            <w:pPr>
                              <w:pStyle w:val="a3"/>
                              <w:ind w:leftChars="0" w:left="0"/>
                              <w:jc w:val="center"/>
                              <w:rPr>
                                <w:rFonts w:ascii="Arial" w:hAnsi="Arial" w:cs="Arial"/>
                              </w:rPr>
                            </w:pPr>
                            <w:r>
                              <w:rPr>
                                <w:noProof/>
                              </w:rPr>
                              <w:drawing>
                                <wp:inline distT="0" distB="0" distL="0" distR="0" wp14:anchorId="0D0A3AB3" wp14:editId="30429F7B">
                                  <wp:extent cx="2933700" cy="2933700"/>
                                  <wp:effectExtent l="0" t="0" r="0" b="0"/>
                                  <wp:docPr id="1983828384" name="Picture 1983828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inline>
                              </w:drawing>
                            </w:r>
                            <w:r w:rsidR="00AD289F" w:rsidRPr="003B7FBD">
                              <w:rPr>
                                <w:rFonts w:ascii="Arial" w:hAnsi="Arial" w:cs="Arial" w:hint="eastAsia"/>
                              </w:rPr>
                              <w:t xml:space="preserve"> </w:t>
                            </w:r>
                            <w:r w:rsidR="0032387A">
                              <w:rPr>
                                <w:noProof/>
                              </w:rPr>
                              <w:drawing>
                                <wp:inline distT="0" distB="0" distL="0" distR="0" wp14:anchorId="068B2770" wp14:editId="5032A869">
                                  <wp:extent cx="2940050" cy="2940050"/>
                                  <wp:effectExtent l="0" t="0" r="0" b="0"/>
                                  <wp:docPr id="607876850" name="Picture 60787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40050" cy="2940050"/>
                                          </a:xfrm>
                                          <a:prstGeom prst="rect">
                                            <a:avLst/>
                                          </a:prstGeom>
                                          <a:noFill/>
                                          <a:ln>
                                            <a:noFill/>
                                          </a:ln>
                                        </pic:spPr>
                                      </pic:pic>
                                    </a:graphicData>
                                  </a:graphic>
                                </wp:inline>
                              </w:drawing>
                            </w:r>
                          </w:p>
                          <w:p w14:paraId="6DE28FC4" w14:textId="26C61294" w:rsidR="00C763E9" w:rsidRDefault="00120C4B" w:rsidP="00C763E9">
                            <w:pPr>
                              <w:pStyle w:val="a3"/>
                              <w:ind w:leftChars="0" w:left="0"/>
                              <w:jc w:val="center"/>
                              <w:rPr>
                                <w:rFonts w:ascii="Arial" w:hAnsi="Arial" w:cs="Arial"/>
                              </w:rPr>
                            </w:pPr>
                            <w:r>
                              <w:rPr>
                                <w:rFonts w:ascii="Arial" w:hAnsi="Arial" w:cs="Arial"/>
                              </w:rPr>
                              <w:t xml:space="preserve">  </w:t>
                            </w:r>
                            <w:r w:rsidR="00C763E9">
                              <w:rPr>
                                <w:rFonts w:ascii="Arial" w:hAnsi="Arial" w:cs="Arial"/>
                              </w:rPr>
                              <w:t>(a): 1st Stage</w:t>
                            </w:r>
                            <w:r>
                              <w:rPr>
                                <w:rFonts w:ascii="Arial" w:hAnsi="Arial" w:cs="Arial"/>
                              </w:rPr>
                              <w:t xml:space="preserve"> Permeate </w:t>
                            </w:r>
                            <w:r w:rsidR="00C763E9">
                              <w:rPr>
                                <w:rFonts w:ascii="Arial" w:hAnsi="Arial" w:cs="Arial"/>
                              </w:rPr>
                              <w:t>Conductivity</w:t>
                            </w:r>
                            <w:r w:rsidR="00C763E9">
                              <w:rPr>
                                <w:rFonts w:ascii="Arial" w:hAnsi="Arial" w:cs="Arial" w:hint="eastAsia"/>
                              </w:rPr>
                              <w:t xml:space="preserve"> </w:t>
                            </w:r>
                            <w:r w:rsidR="00C763E9">
                              <w:rPr>
                                <w:rFonts w:ascii="Arial" w:hAnsi="Arial" w:cs="Arial"/>
                              </w:rPr>
                              <w:t xml:space="preserve">      </w:t>
                            </w:r>
                            <w:proofErr w:type="gramStart"/>
                            <w:r w:rsidR="00C763E9">
                              <w:rPr>
                                <w:rFonts w:ascii="Arial" w:hAnsi="Arial" w:cs="Arial"/>
                              </w:rPr>
                              <w:t xml:space="preserve">   </w:t>
                            </w:r>
                            <w:r w:rsidR="00AD289F">
                              <w:rPr>
                                <w:rFonts w:ascii="Arial" w:hAnsi="Arial" w:cs="Arial"/>
                              </w:rPr>
                              <w:t>(</w:t>
                            </w:r>
                            <w:proofErr w:type="gramEnd"/>
                            <w:r w:rsidR="00C763E9">
                              <w:rPr>
                                <w:rFonts w:ascii="Arial" w:hAnsi="Arial" w:cs="Arial"/>
                              </w:rPr>
                              <w:t>b</w:t>
                            </w:r>
                            <w:r w:rsidR="00AD289F">
                              <w:rPr>
                                <w:rFonts w:ascii="Arial" w:hAnsi="Arial" w:cs="Arial"/>
                              </w:rPr>
                              <w:t xml:space="preserve">): 2nd Stage </w:t>
                            </w:r>
                            <w:r>
                              <w:rPr>
                                <w:rFonts w:ascii="Arial" w:hAnsi="Arial" w:cs="Arial"/>
                              </w:rPr>
                              <w:t xml:space="preserve">Permeate </w:t>
                            </w:r>
                            <w:r w:rsidR="00AD289F">
                              <w:rPr>
                                <w:rFonts w:ascii="Arial" w:hAnsi="Arial" w:cs="Arial"/>
                              </w:rPr>
                              <w:t>Conductivity</w:t>
                            </w:r>
                          </w:p>
                          <w:p w14:paraId="2018F45F" w14:textId="46478457" w:rsidR="00C763E9" w:rsidRDefault="0032387A" w:rsidP="00C763E9">
                            <w:pPr>
                              <w:pStyle w:val="a3"/>
                              <w:ind w:leftChars="0" w:left="0"/>
                              <w:rPr>
                                <w:rFonts w:ascii="Arial" w:hAnsi="Arial" w:cs="Arial"/>
                              </w:rPr>
                            </w:pPr>
                            <w:r>
                              <w:rPr>
                                <w:noProof/>
                              </w:rPr>
                              <w:drawing>
                                <wp:inline distT="0" distB="0" distL="0" distR="0" wp14:anchorId="18F5A2A5" wp14:editId="1EC07BEA">
                                  <wp:extent cx="2933700" cy="2944054"/>
                                  <wp:effectExtent l="0" t="0" r="0" b="8890"/>
                                  <wp:docPr id="2058712565" name="Picture 2058712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41858" cy="2952241"/>
                                          </a:xfrm>
                                          <a:prstGeom prst="rect">
                                            <a:avLst/>
                                          </a:prstGeom>
                                          <a:noFill/>
                                          <a:ln>
                                            <a:noFill/>
                                          </a:ln>
                                        </pic:spPr>
                                      </pic:pic>
                                    </a:graphicData>
                                  </a:graphic>
                                </wp:inline>
                              </w:drawing>
                            </w:r>
                          </w:p>
                          <w:p w14:paraId="79485D9D" w14:textId="2CBF7252" w:rsidR="00C763E9" w:rsidRPr="00120C4B" w:rsidRDefault="00AD289F" w:rsidP="00120C4B">
                            <w:pPr>
                              <w:ind w:firstLineChars="350" w:firstLine="735"/>
                              <w:jc w:val="left"/>
                              <w:rPr>
                                <w:rFonts w:ascii="Arial" w:hAnsi="Arial" w:cs="Arial"/>
                              </w:rPr>
                            </w:pPr>
                            <w:r w:rsidRPr="00120C4B">
                              <w:rPr>
                                <w:rFonts w:ascii="Arial" w:hAnsi="Arial" w:cs="Arial"/>
                              </w:rPr>
                              <w:t>(</w:t>
                            </w:r>
                            <w:r w:rsidR="00C763E9" w:rsidRPr="00120C4B">
                              <w:rPr>
                                <w:rFonts w:ascii="Arial" w:hAnsi="Arial" w:cs="Arial"/>
                              </w:rPr>
                              <w:t>c</w:t>
                            </w:r>
                            <w:r w:rsidRPr="00120C4B">
                              <w:rPr>
                                <w:rFonts w:ascii="Arial" w:hAnsi="Arial" w:cs="Arial"/>
                              </w:rPr>
                              <w:t xml:space="preserve">): 3rd Stage </w:t>
                            </w:r>
                            <w:r w:rsidR="00120C4B" w:rsidRPr="00120C4B">
                              <w:rPr>
                                <w:rFonts w:ascii="Arial" w:hAnsi="Arial" w:cs="Arial"/>
                              </w:rPr>
                              <w:t xml:space="preserve">Permeate </w:t>
                            </w:r>
                            <w:r w:rsidRPr="00120C4B">
                              <w:rPr>
                                <w:rFonts w:ascii="Arial" w:hAnsi="Arial" w:cs="Arial"/>
                              </w:rPr>
                              <w:t>Conductivity</w:t>
                            </w:r>
                          </w:p>
                          <w:p w14:paraId="05B6A96D" w14:textId="329FAFEE" w:rsidR="00AD289F" w:rsidRPr="003B7FBD" w:rsidRDefault="00AD289F" w:rsidP="00AD289F">
                            <w:pPr>
                              <w:pStyle w:val="a3"/>
                              <w:ind w:leftChars="0" w:left="0"/>
                              <w:jc w:val="center"/>
                              <w:rPr>
                                <w:rFonts w:ascii="Arial" w:hAnsi="Arial" w:cs="Arial"/>
                              </w:rPr>
                            </w:pPr>
                            <w:r>
                              <w:rPr>
                                <w:rFonts w:ascii="Arial" w:hAnsi="Arial" w:cs="Arial" w:hint="eastAsia"/>
                              </w:rPr>
                              <w:t>F</w:t>
                            </w:r>
                            <w:r>
                              <w:rPr>
                                <w:rFonts w:ascii="Arial" w:hAnsi="Arial" w:cs="Arial"/>
                              </w:rPr>
                              <w:t>igure 1</w:t>
                            </w:r>
                            <w:r w:rsidR="00632E67">
                              <w:rPr>
                                <w:rFonts w:ascii="Arial" w:hAnsi="Arial" w:cs="Arial"/>
                              </w:rPr>
                              <w:t>8</w:t>
                            </w:r>
                            <w:r>
                              <w:rPr>
                                <w:rFonts w:ascii="Arial" w:hAnsi="Arial" w:cs="Arial"/>
                              </w:rPr>
                              <w:t xml:space="preserve">: STL Decomposition Result </w:t>
                            </w:r>
                            <w:r w:rsidR="006E0545">
                              <w:rPr>
                                <w:rFonts w:ascii="Arial" w:hAnsi="Arial" w:cs="Arial"/>
                              </w:rPr>
                              <w:t>for</w:t>
                            </w:r>
                            <w:r>
                              <w:rPr>
                                <w:rFonts w:ascii="Arial" w:hAnsi="Arial" w:cs="Arial"/>
                              </w:rPr>
                              <w:t xml:space="preserve"> Permeate Conductivity in Each RO Stage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BC287" id="_x0000_s1029" type="#_x0000_t202" style="position:absolute;left:0;text-align:left;margin-left:10pt;margin-top:.6pt;width:483pt;height:53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" stroked="f">
                <v:textbox>
                  <w:txbxContent>
                    <w:p w14:paraId="473BE668" w14:textId="658B2A78" w:rsidR="00C763E9" w:rsidRDefault="00120C4B" w:rsidP="00AD289F">
                      <w:pPr>
                        <w:pStyle w:val="a3"/>
                        <w:ind w:leftChars="0" w:left="0"/>
                        <w:jc w:val="center"/>
                        <w:rPr>
                          <w:rFonts w:ascii="Arial" w:hAnsi="Arial" w:cs="Arial"/>
                        </w:rPr>
                      </w:pPr>
                      <w:r>
                        <w:rPr>
                          <w:noProof/>
                        </w:rPr>
                        <w:drawing>
                          <wp:inline distT="0" distB="0" distL="0" distR="0" wp14:anchorId="0D0A3AB3" wp14:editId="30429F7B">
                            <wp:extent cx="2933700" cy="2933700"/>
                            <wp:effectExtent l="0" t="0" r="0" b="0"/>
                            <wp:docPr id="1983828384" name="Picture 1983828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inline>
                        </w:drawing>
                      </w:r>
                      <w:r w:rsidR="00AD289F" w:rsidRPr="003B7FBD">
                        <w:rPr>
                          <w:rFonts w:ascii="Arial" w:hAnsi="Arial" w:cs="Arial" w:hint="eastAsia"/>
                        </w:rPr>
                        <w:t xml:space="preserve"> </w:t>
                      </w:r>
                      <w:r w:rsidR="0032387A">
                        <w:rPr>
                          <w:noProof/>
                        </w:rPr>
                        <w:drawing>
                          <wp:inline distT="0" distB="0" distL="0" distR="0" wp14:anchorId="068B2770" wp14:editId="5032A869">
                            <wp:extent cx="2940050" cy="2940050"/>
                            <wp:effectExtent l="0" t="0" r="0" b="0"/>
                            <wp:docPr id="607876850" name="Picture 60787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40050" cy="2940050"/>
                                    </a:xfrm>
                                    <a:prstGeom prst="rect">
                                      <a:avLst/>
                                    </a:prstGeom>
                                    <a:noFill/>
                                    <a:ln>
                                      <a:noFill/>
                                    </a:ln>
                                  </pic:spPr>
                                </pic:pic>
                              </a:graphicData>
                            </a:graphic>
                          </wp:inline>
                        </w:drawing>
                      </w:r>
                    </w:p>
                    <w:p w14:paraId="6DE28FC4" w14:textId="26C61294" w:rsidR="00C763E9" w:rsidRDefault="00120C4B" w:rsidP="00C763E9">
                      <w:pPr>
                        <w:pStyle w:val="a3"/>
                        <w:ind w:leftChars="0" w:left="0"/>
                        <w:jc w:val="center"/>
                        <w:rPr>
                          <w:rFonts w:ascii="Arial" w:hAnsi="Arial" w:cs="Arial"/>
                        </w:rPr>
                      </w:pPr>
                      <w:r>
                        <w:rPr>
                          <w:rFonts w:ascii="Arial" w:hAnsi="Arial" w:cs="Arial"/>
                        </w:rPr>
                        <w:t xml:space="preserve">  </w:t>
                      </w:r>
                      <w:r w:rsidR="00C763E9">
                        <w:rPr>
                          <w:rFonts w:ascii="Arial" w:hAnsi="Arial" w:cs="Arial"/>
                        </w:rPr>
                        <w:t>(a): 1st Stage</w:t>
                      </w:r>
                      <w:r>
                        <w:rPr>
                          <w:rFonts w:ascii="Arial" w:hAnsi="Arial" w:cs="Arial"/>
                        </w:rPr>
                        <w:t xml:space="preserve"> Permeate </w:t>
                      </w:r>
                      <w:r w:rsidR="00C763E9">
                        <w:rPr>
                          <w:rFonts w:ascii="Arial" w:hAnsi="Arial" w:cs="Arial"/>
                        </w:rPr>
                        <w:t>Conductivity</w:t>
                      </w:r>
                      <w:r w:rsidR="00C763E9">
                        <w:rPr>
                          <w:rFonts w:ascii="Arial" w:hAnsi="Arial" w:cs="Arial" w:hint="eastAsia"/>
                        </w:rPr>
                        <w:t xml:space="preserve"> </w:t>
                      </w:r>
                      <w:r w:rsidR="00C763E9">
                        <w:rPr>
                          <w:rFonts w:ascii="Arial" w:hAnsi="Arial" w:cs="Arial"/>
                        </w:rPr>
                        <w:t xml:space="preserve">      </w:t>
                      </w:r>
                      <w:proofErr w:type="gramStart"/>
                      <w:r w:rsidR="00C763E9">
                        <w:rPr>
                          <w:rFonts w:ascii="Arial" w:hAnsi="Arial" w:cs="Arial"/>
                        </w:rPr>
                        <w:t xml:space="preserve">   </w:t>
                      </w:r>
                      <w:r w:rsidR="00AD289F">
                        <w:rPr>
                          <w:rFonts w:ascii="Arial" w:hAnsi="Arial" w:cs="Arial"/>
                        </w:rPr>
                        <w:t>(</w:t>
                      </w:r>
                      <w:proofErr w:type="gramEnd"/>
                      <w:r w:rsidR="00C763E9">
                        <w:rPr>
                          <w:rFonts w:ascii="Arial" w:hAnsi="Arial" w:cs="Arial"/>
                        </w:rPr>
                        <w:t>b</w:t>
                      </w:r>
                      <w:r w:rsidR="00AD289F">
                        <w:rPr>
                          <w:rFonts w:ascii="Arial" w:hAnsi="Arial" w:cs="Arial"/>
                        </w:rPr>
                        <w:t xml:space="preserve">): 2nd Stage </w:t>
                      </w:r>
                      <w:r>
                        <w:rPr>
                          <w:rFonts w:ascii="Arial" w:hAnsi="Arial" w:cs="Arial"/>
                        </w:rPr>
                        <w:t xml:space="preserve">Permeate </w:t>
                      </w:r>
                      <w:r w:rsidR="00AD289F">
                        <w:rPr>
                          <w:rFonts w:ascii="Arial" w:hAnsi="Arial" w:cs="Arial"/>
                        </w:rPr>
                        <w:t>Conductivity</w:t>
                      </w:r>
                    </w:p>
                    <w:p w14:paraId="2018F45F" w14:textId="46478457" w:rsidR="00C763E9" w:rsidRDefault="0032387A" w:rsidP="00C763E9">
                      <w:pPr>
                        <w:pStyle w:val="a3"/>
                        <w:ind w:leftChars="0" w:left="0"/>
                        <w:rPr>
                          <w:rFonts w:ascii="Arial" w:hAnsi="Arial" w:cs="Arial"/>
                        </w:rPr>
                      </w:pPr>
                      <w:r>
                        <w:rPr>
                          <w:noProof/>
                        </w:rPr>
                        <w:drawing>
                          <wp:inline distT="0" distB="0" distL="0" distR="0" wp14:anchorId="18F5A2A5" wp14:editId="1EC07BEA">
                            <wp:extent cx="2933700" cy="2944054"/>
                            <wp:effectExtent l="0" t="0" r="0" b="8890"/>
                            <wp:docPr id="2058712565" name="Picture 2058712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41858" cy="2952241"/>
                                    </a:xfrm>
                                    <a:prstGeom prst="rect">
                                      <a:avLst/>
                                    </a:prstGeom>
                                    <a:noFill/>
                                    <a:ln>
                                      <a:noFill/>
                                    </a:ln>
                                  </pic:spPr>
                                </pic:pic>
                              </a:graphicData>
                            </a:graphic>
                          </wp:inline>
                        </w:drawing>
                      </w:r>
                    </w:p>
                    <w:p w14:paraId="79485D9D" w14:textId="2CBF7252" w:rsidR="00C763E9" w:rsidRPr="00120C4B" w:rsidRDefault="00AD289F" w:rsidP="00120C4B">
                      <w:pPr>
                        <w:ind w:firstLineChars="350" w:firstLine="735"/>
                        <w:jc w:val="left"/>
                        <w:rPr>
                          <w:rFonts w:ascii="Arial" w:hAnsi="Arial" w:cs="Arial"/>
                        </w:rPr>
                      </w:pPr>
                      <w:r w:rsidRPr="00120C4B">
                        <w:rPr>
                          <w:rFonts w:ascii="Arial" w:hAnsi="Arial" w:cs="Arial"/>
                        </w:rPr>
                        <w:t>(</w:t>
                      </w:r>
                      <w:r w:rsidR="00C763E9" w:rsidRPr="00120C4B">
                        <w:rPr>
                          <w:rFonts w:ascii="Arial" w:hAnsi="Arial" w:cs="Arial"/>
                        </w:rPr>
                        <w:t>c</w:t>
                      </w:r>
                      <w:r w:rsidRPr="00120C4B">
                        <w:rPr>
                          <w:rFonts w:ascii="Arial" w:hAnsi="Arial" w:cs="Arial"/>
                        </w:rPr>
                        <w:t xml:space="preserve">): 3rd Stage </w:t>
                      </w:r>
                      <w:r w:rsidR="00120C4B" w:rsidRPr="00120C4B">
                        <w:rPr>
                          <w:rFonts w:ascii="Arial" w:hAnsi="Arial" w:cs="Arial"/>
                        </w:rPr>
                        <w:t xml:space="preserve">Permeate </w:t>
                      </w:r>
                      <w:r w:rsidRPr="00120C4B">
                        <w:rPr>
                          <w:rFonts w:ascii="Arial" w:hAnsi="Arial" w:cs="Arial"/>
                        </w:rPr>
                        <w:t>Conductivity</w:t>
                      </w:r>
                    </w:p>
                    <w:p w14:paraId="05B6A96D" w14:textId="329FAFEE" w:rsidR="00AD289F" w:rsidRPr="003B7FBD" w:rsidRDefault="00AD289F" w:rsidP="00AD289F">
                      <w:pPr>
                        <w:pStyle w:val="a3"/>
                        <w:ind w:leftChars="0" w:left="0"/>
                        <w:jc w:val="center"/>
                        <w:rPr>
                          <w:rFonts w:ascii="Arial" w:hAnsi="Arial" w:cs="Arial"/>
                        </w:rPr>
                      </w:pPr>
                      <w:r>
                        <w:rPr>
                          <w:rFonts w:ascii="Arial" w:hAnsi="Arial" w:cs="Arial" w:hint="eastAsia"/>
                        </w:rPr>
                        <w:t>F</w:t>
                      </w:r>
                      <w:r>
                        <w:rPr>
                          <w:rFonts w:ascii="Arial" w:hAnsi="Arial" w:cs="Arial"/>
                        </w:rPr>
                        <w:t>igure 1</w:t>
                      </w:r>
                      <w:r w:rsidR="00632E67">
                        <w:rPr>
                          <w:rFonts w:ascii="Arial" w:hAnsi="Arial" w:cs="Arial"/>
                        </w:rPr>
                        <w:t>8</w:t>
                      </w:r>
                      <w:r>
                        <w:rPr>
                          <w:rFonts w:ascii="Arial" w:hAnsi="Arial" w:cs="Arial"/>
                        </w:rPr>
                        <w:t xml:space="preserve">: STL Decomposition Result </w:t>
                      </w:r>
                      <w:r w:rsidR="006E0545">
                        <w:rPr>
                          <w:rFonts w:ascii="Arial" w:hAnsi="Arial" w:cs="Arial"/>
                        </w:rPr>
                        <w:t>for</w:t>
                      </w:r>
                      <w:r>
                        <w:rPr>
                          <w:rFonts w:ascii="Arial" w:hAnsi="Arial" w:cs="Arial"/>
                        </w:rPr>
                        <w:t xml:space="preserve"> Permeate Conductivity in Each RO Stage</w:t>
                      </w:r>
                    </w:p>
                  </w:txbxContent>
                </v:textbox>
                <w10:wrap type="topAndBottom"/>
              </v:shape>
            </w:pict>
          </mc:Fallback>
        </mc:AlternateContent>
      </w:r>
    </w:p>
    <w:p w14:paraId="0975D679" w14:textId="49318A61" w:rsidR="00C148C9" w:rsidRDefault="00C148C9" w:rsidP="00105673">
      <w:pPr>
        <w:pStyle w:val="a3"/>
        <w:ind w:leftChars="0" w:left="0"/>
        <w:rPr>
          <w:rFonts w:ascii="Arial" w:hAnsi="Arial" w:cs="Arial"/>
        </w:rPr>
      </w:pPr>
    </w:p>
    <w:p w14:paraId="0C967AAA" w14:textId="69ED0FBC" w:rsidR="00215CF5" w:rsidRDefault="00215CF5" w:rsidP="00105673">
      <w:pPr>
        <w:pStyle w:val="a3"/>
        <w:ind w:leftChars="0" w:left="0"/>
        <w:rPr>
          <w:rFonts w:ascii="Arial" w:hAnsi="Arial" w:cs="Arial"/>
        </w:rPr>
      </w:pPr>
    </w:p>
    <w:p w14:paraId="46818487" w14:textId="71C608BB" w:rsidR="00215CF5" w:rsidRDefault="00215CF5" w:rsidP="00105673">
      <w:pPr>
        <w:pStyle w:val="a3"/>
        <w:ind w:leftChars="0" w:left="0"/>
        <w:rPr>
          <w:rFonts w:ascii="Arial" w:hAnsi="Arial" w:cs="Arial"/>
        </w:rPr>
      </w:pPr>
    </w:p>
    <w:p w14:paraId="5549D808" w14:textId="0CF18C8B" w:rsidR="00215CF5" w:rsidRDefault="00215CF5" w:rsidP="00105673">
      <w:pPr>
        <w:pStyle w:val="a3"/>
        <w:ind w:leftChars="0" w:left="0"/>
        <w:rPr>
          <w:rFonts w:ascii="Arial" w:hAnsi="Arial" w:cs="Arial"/>
        </w:rPr>
      </w:pPr>
    </w:p>
    <w:p w14:paraId="29A9579C" w14:textId="6092CE77" w:rsidR="00215CF5" w:rsidRDefault="00215CF5" w:rsidP="00105673">
      <w:pPr>
        <w:pStyle w:val="a3"/>
        <w:ind w:leftChars="0" w:left="0"/>
        <w:rPr>
          <w:rFonts w:ascii="Arial" w:hAnsi="Arial" w:cs="Arial"/>
        </w:rPr>
      </w:pPr>
    </w:p>
    <w:p w14:paraId="7B07A06A" w14:textId="77777777" w:rsidR="00215CF5" w:rsidRDefault="00215CF5" w:rsidP="00105673">
      <w:pPr>
        <w:pStyle w:val="a3"/>
        <w:ind w:leftChars="0" w:left="0"/>
        <w:rPr>
          <w:rFonts w:ascii="Arial" w:hAnsi="Arial" w:cs="Arial"/>
        </w:rPr>
      </w:pPr>
    </w:p>
    <w:p w14:paraId="1F29FE3B" w14:textId="7DF52F27" w:rsidR="00C148C9" w:rsidRPr="00F4341A" w:rsidRDefault="00C148C9" w:rsidP="00105673">
      <w:pPr>
        <w:pStyle w:val="a3"/>
        <w:ind w:leftChars="0" w:left="0"/>
        <w:rPr>
          <w:rFonts w:ascii="Arial" w:hAnsi="Arial" w:cs="Arial"/>
        </w:rPr>
      </w:pPr>
    </w:p>
    <w:p w14:paraId="28830855" w14:textId="058EB03A" w:rsidR="00105673" w:rsidRDefault="00583811" w:rsidP="00BC6E42">
      <w:pPr>
        <w:pStyle w:val="a3"/>
        <w:numPr>
          <w:ilvl w:val="0"/>
          <w:numId w:val="2"/>
        </w:numPr>
        <w:ind w:leftChars="0"/>
        <w:rPr>
          <w:rFonts w:ascii="Arial" w:hAnsi="Arial" w:cs="Arial"/>
        </w:rPr>
      </w:pPr>
      <w:r>
        <w:rPr>
          <w:rFonts w:ascii="Arial" w:hAnsi="Arial" w:cs="Arial" w:hint="eastAsia"/>
        </w:rPr>
        <w:t>P</w:t>
      </w:r>
      <w:r>
        <w:rPr>
          <w:rFonts w:ascii="Arial" w:hAnsi="Arial" w:cs="Arial"/>
        </w:rPr>
        <w:t>rediction</w:t>
      </w:r>
    </w:p>
    <w:p w14:paraId="1D443996" w14:textId="50648F09" w:rsidR="00A47621" w:rsidRDefault="00AA2BF3" w:rsidP="00A47621">
      <w:pPr>
        <w:pStyle w:val="a3"/>
        <w:ind w:leftChars="0" w:left="0" w:firstLineChars="100" w:firstLine="210"/>
        <w:rPr>
          <w:rFonts w:ascii="Arial" w:hAnsi="Arial" w:cs="Arial"/>
        </w:rPr>
      </w:pPr>
      <w:r>
        <w:rPr>
          <w:rFonts w:ascii="Arial" w:hAnsi="Arial"/>
        </w:rPr>
        <w:t>A</w:t>
      </w:r>
      <w:r w:rsidR="00C73B89" w:rsidRPr="00BC6E42">
        <w:rPr>
          <w:rFonts w:ascii="Arial" w:hAnsi="Arial"/>
        </w:rPr>
        <w:t xml:space="preserve"> conductivity prediction model using </w:t>
      </w:r>
      <w:commentRangeStart w:id="30"/>
      <w:commentRangeStart w:id="31"/>
      <w:r w:rsidR="00C73B89" w:rsidRPr="00BC6E42">
        <w:rPr>
          <w:rFonts w:ascii="Arial" w:hAnsi="Arial"/>
        </w:rPr>
        <w:t>Prophet</w:t>
      </w:r>
      <w:r w:rsidR="00D661AB" w:rsidRPr="00BC6E42">
        <w:rPr>
          <w:rStyle w:val="af"/>
          <w:rFonts w:ascii="Arial" w:hAnsi="Arial"/>
        </w:rPr>
        <w:footnoteReference w:id="4"/>
      </w:r>
      <w:r w:rsidR="00C73B89" w:rsidRPr="00BC6E42">
        <w:rPr>
          <w:rFonts w:ascii="Arial" w:hAnsi="Arial"/>
        </w:rPr>
        <w:t xml:space="preserve"> </w:t>
      </w:r>
      <w:commentRangeEnd w:id="30"/>
      <w:r>
        <w:rPr>
          <w:rStyle w:val="a4"/>
        </w:rPr>
        <w:commentReference w:id="30"/>
      </w:r>
      <w:commentRangeEnd w:id="31"/>
      <w:r w:rsidR="009118D4">
        <w:rPr>
          <w:rStyle w:val="a4"/>
        </w:rPr>
        <w:commentReference w:id="31"/>
      </w:r>
      <w:commentRangeStart w:id="32"/>
      <w:commentRangeStart w:id="33"/>
      <w:r w:rsidR="00C73B89" w:rsidRPr="00BC6E42">
        <w:rPr>
          <w:rFonts w:ascii="Arial" w:hAnsi="Arial"/>
        </w:rPr>
        <w:t>(</w:t>
      </w:r>
      <w:r w:rsidR="00D201AC">
        <w:rPr>
          <w:rFonts w:ascii="Arial" w:hAnsi="Arial"/>
        </w:rPr>
        <w:t xml:space="preserve">developed by </w:t>
      </w:r>
      <w:r w:rsidR="00C73B89" w:rsidRPr="00BC6E42">
        <w:rPr>
          <w:rFonts w:ascii="Arial" w:hAnsi="Arial"/>
        </w:rPr>
        <w:t xml:space="preserve">Facebook) </w:t>
      </w:r>
      <w:commentRangeEnd w:id="32"/>
      <w:r>
        <w:rPr>
          <w:rStyle w:val="a4"/>
        </w:rPr>
        <w:commentReference w:id="32"/>
      </w:r>
      <w:commentRangeEnd w:id="33"/>
      <w:r w:rsidR="009118D4">
        <w:rPr>
          <w:rStyle w:val="a4"/>
        </w:rPr>
        <w:commentReference w:id="33"/>
      </w:r>
      <w:r>
        <w:rPr>
          <w:rFonts w:ascii="Arial" w:hAnsi="Arial"/>
        </w:rPr>
        <w:t xml:space="preserve">was constructed and </w:t>
      </w:r>
      <w:r w:rsidR="00C73B89" w:rsidRPr="00BC6E42">
        <w:rPr>
          <w:rFonts w:ascii="Arial" w:hAnsi="Arial"/>
        </w:rPr>
        <w:t>applied to RO 1</w:t>
      </w:r>
      <w:r w:rsidR="00C73B89" w:rsidRPr="00BC6E42">
        <w:rPr>
          <w:rFonts w:ascii="Arial" w:hAnsi="Arial"/>
          <w:vertAlign w:val="superscript"/>
        </w:rPr>
        <w:t>st</w:t>
      </w:r>
      <w:r w:rsidR="00D661AB" w:rsidRPr="00BC6E42">
        <w:rPr>
          <w:rFonts w:ascii="Arial" w:hAnsi="Arial"/>
        </w:rPr>
        <w:t xml:space="preserve"> </w:t>
      </w:r>
      <w:r w:rsidR="00C73B89" w:rsidRPr="00BC6E42">
        <w:rPr>
          <w:rFonts w:ascii="Arial" w:hAnsi="Arial"/>
        </w:rPr>
        <w:t>Stage, RO 2</w:t>
      </w:r>
      <w:r w:rsidR="00C73B89" w:rsidRPr="00BC6E42">
        <w:rPr>
          <w:rFonts w:ascii="Arial" w:hAnsi="Arial"/>
          <w:vertAlign w:val="superscript"/>
        </w:rPr>
        <w:t>nd</w:t>
      </w:r>
      <w:r w:rsidR="00D661AB" w:rsidRPr="00BC6E42">
        <w:rPr>
          <w:rFonts w:ascii="Arial" w:hAnsi="Arial"/>
        </w:rPr>
        <w:t xml:space="preserve"> </w:t>
      </w:r>
      <w:r w:rsidR="00C73B89" w:rsidRPr="00BC6E42">
        <w:rPr>
          <w:rFonts w:ascii="Arial" w:hAnsi="Arial"/>
        </w:rPr>
        <w:t>Stage, and RO 3</w:t>
      </w:r>
      <w:r w:rsidR="00C73B89" w:rsidRPr="00BC6E42">
        <w:rPr>
          <w:rFonts w:ascii="Arial" w:hAnsi="Arial"/>
          <w:vertAlign w:val="superscript"/>
        </w:rPr>
        <w:t>rd</w:t>
      </w:r>
      <w:r w:rsidR="00D661AB" w:rsidRPr="00BC6E42">
        <w:rPr>
          <w:rFonts w:ascii="Arial" w:hAnsi="Arial"/>
        </w:rPr>
        <w:t xml:space="preserve"> </w:t>
      </w:r>
      <w:r w:rsidR="00C73B89" w:rsidRPr="00BC6E42">
        <w:rPr>
          <w:rFonts w:ascii="Arial" w:hAnsi="Arial"/>
        </w:rPr>
        <w:t xml:space="preserve">Stage as a first step. </w:t>
      </w:r>
      <w:r>
        <w:rPr>
          <w:rFonts w:ascii="Arial" w:hAnsi="Arial"/>
        </w:rPr>
        <w:t xml:space="preserve">The </w:t>
      </w:r>
      <w:r w:rsidR="00C73B89" w:rsidRPr="00BC6E42">
        <w:rPr>
          <w:rFonts w:ascii="Arial" w:hAnsi="Arial"/>
        </w:rPr>
        <w:t xml:space="preserve">Prophet model </w:t>
      </w:r>
      <w:commentRangeStart w:id="34"/>
      <w:commentRangeStart w:id="35"/>
      <w:r w:rsidR="00C73B89" w:rsidRPr="00BC6E42">
        <w:rPr>
          <w:rFonts w:ascii="Arial" w:hAnsi="Arial"/>
        </w:rPr>
        <w:t xml:space="preserve">is one of ARIMA model </w:t>
      </w:r>
      <w:r w:rsidR="00A503CB">
        <w:rPr>
          <w:rFonts w:ascii="Arial" w:hAnsi="Arial" w:cs="Arial"/>
        </w:rPr>
        <w:t>based on time-series theory</w:t>
      </w:r>
      <w:r w:rsidR="00BB41F3">
        <w:rPr>
          <w:rFonts w:ascii="Arial" w:hAnsi="Arial" w:cs="Arial"/>
        </w:rPr>
        <w:t>.</w:t>
      </w:r>
      <w:commentRangeEnd w:id="34"/>
      <w:r>
        <w:rPr>
          <w:rStyle w:val="a4"/>
        </w:rPr>
        <w:commentReference w:id="34"/>
      </w:r>
      <w:commentRangeEnd w:id="35"/>
      <w:r w:rsidR="009118D4">
        <w:rPr>
          <w:rStyle w:val="a4"/>
        </w:rPr>
        <w:commentReference w:id="35"/>
      </w:r>
      <w:r w:rsidR="00C73B89" w:rsidRPr="00A47621">
        <w:rPr>
          <w:rFonts w:ascii="Arial" w:hAnsi="Arial" w:cs="Arial"/>
        </w:rPr>
        <w:t xml:space="preserve"> </w:t>
      </w:r>
      <w:r w:rsidR="00BB41F3">
        <w:rPr>
          <w:rFonts w:ascii="Arial" w:hAnsi="Arial" w:cs="Arial"/>
        </w:rPr>
        <w:t xml:space="preserve">According to Prophet model, </w:t>
      </w:r>
      <w:r>
        <w:rPr>
          <w:rFonts w:ascii="Arial" w:hAnsi="Arial" w:cs="Arial"/>
        </w:rPr>
        <w:t xml:space="preserve">the </w:t>
      </w:r>
      <w:r w:rsidR="00BB41F3">
        <w:rPr>
          <w:rFonts w:ascii="Arial" w:hAnsi="Arial" w:cs="Arial"/>
        </w:rPr>
        <w:t xml:space="preserve">objective variable </w:t>
      </w:r>
      <m:oMath>
        <m:r>
          <w:rPr>
            <w:rFonts w:ascii="Cambria Math" w:hAnsi="Cambria Math" w:cs="Arial"/>
          </w:rPr>
          <m:t>y</m:t>
        </m:r>
        <m:d>
          <m:dPr>
            <m:begChr m:val="["/>
            <m:endChr m:val="]"/>
            <m:ctrlPr>
              <w:rPr>
                <w:rFonts w:ascii="Cambria Math" w:hAnsi="Cambria Math" w:cs="Arial"/>
                <w:i/>
              </w:rPr>
            </m:ctrlPr>
          </m:dPr>
          <m:e>
            <m:r>
              <w:rPr>
                <w:rFonts w:ascii="Cambria Math" w:hAnsi="Cambria Math" w:cs="Arial"/>
              </w:rPr>
              <m:t>t</m:t>
            </m:r>
          </m:e>
        </m:d>
      </m:oMath>
      <w:r w:rsidR="00BB41F3">
        <w:rPr>
          <w:rFonts w:ascii="Arial" w:hAnsi="Arial" w:cs="Arial"/>
        </w:rPr>
        <w:t xml:space="preserve"> </w:t>
      </w:r>
      <w:r w:rsidR="00C73B89" w:rsidRPr="00BC6E42">
        <w:rPr>
          <w:rFonts w:ascii="Arial" w:hAnsi="Arial"/>
        </w:rPr>
        <w:t xml:space="preserve">consists of </w:t>
      </w:r>
      <w:r w:rsidR="00BB41F3">
        <w:rPr>
          <w:rFonts w:ascii="Arial" w:hAnsi="Arial" w:cs="Arial"/>
        </w:rPr>
        <w:t xml:space="preserve">three components and </w:t>
      </w:r>
      <w:r w:rsidR="00A503CB">
        <w:rPr>
          <w:rFonts w:ascii="Arial" w:hAnsi="Arial" w:cs="Arial"/>
        </w:rPr>
        <w:t>the mathematical</w:t>
      </w:r>
      <w:r w:rsidR="00BB41F3">
        <w:rPr>
          <w:rFonts w:ascii="Arial" w:hAnsi="Arial" w:cs="Arial"/>
        </w:rPr>
        <w:t xml:space="preserve"> model (</w:t>
      </w:r>
      <w:r w:rsidR="00BB41F3" w:rsidRPr="00BB41F3">
        <w:rPr>
          <w:rFonts w:ascii="Arial" w:hAnsi="Arial" w:cs="Arial"/>
        </w:rPr>
        <w:t>multiplicative</w:t>
      </w:r>
      <w:r w:rsidR="00BB41F3">
        <w:rPr>
          <w:rFonts w:ascii="Arial" w:hAnsi="Arial" w:cs="Arial"/>
        </w:rPr>
        <w:t xml:space="preserve"> model) is formulated as follows:</w:t>
      </w:r>
    </w:p>
    <w:p w14:paraId="5DFA37A7" w14:textId="5A9DF298" w:rsidR="00BB41F3" w:rsidRPr="00BB41F3" w:rsidRDefault="00B425E9" w:rsidP="00BB41F3">
      <w:pPr>
        <w:rPr>
          <w:rFonts w:ascii="Arial" w:hAnsi="Arial" w:cs="Arial"/>
          <w:iCs/>
        </w:rPr>
      </w:pPr>
      <m:oMathPara>
        <m:oMath>
          <m:eqArr>
            <m:eqArrPr>
              <m:maxDist m:val="1"/>
              <m:ctrlPr>
                <w:rPr>
                  <w:rFonts w:ascii="Cambria Math" w:eastAsia="Cambria Math" w:hAnsi="Cambria Math" w:cs="Arial"/>
                </w:rPr>
              </m:ctrlPr>
            </m:eqArrPr>
            <m:e>
              <m:r>
                <w:rPr>
                  <w:rFonts w:ascii="Cambria Math" w:hAnsi="Cambria Math" w:cs="Arial"/>
                </w:rPr>
                <m:t>y</m:t>
              </m:r>
              <m:d>
                <m:dPr>
                  <m:begChr m:val="["/>
                  <m:endChr m:val="]"/>
                  <m:ctrlPr>
                    <w:rPr>
                      <w:rFonts w:ascii="Cambria Math" w:hAnsi="Cambria Math" w:cs="Arial"/>
                      <w:i/>
                    </w:rPr>
                  </m:ctrlPr>
                </m:dPr>
                <m:e>
                  <m:r>
                    <w:rPr>
                      <w:rFonts w:ascii="Cambria Math" w:hAnsi="Cambria Math" w:cs="Arial"/>
                    </w:rPr>
                    <m:t>t</m:t>
                  </m:r>
                </m:e>
              </m:d>
              <m:r>
                <w:rPr>
                  <w:rFonts w:ascii="Cambria Math" w:eastAsia="Cambria Math" w:hAnsi="Cambria Math" w:cs="Arial"/>
                </w:rPr>
                <m:t>=T</m:t>
              </m:r>
              <m:d>
                <m:dPr>
                  <m:begChr m:val="["/>
                  <m:endChr m:val="]"/>
                  <m:ctrlPr>
                    <w:rPr>
                      <w:rFonts w:ascii="Cambria Math" w:eastAsia="Cambria Math" w:hAnsi="Cambria Math" w:cs="Arial"/>
                      <w:i/>
                      <w:iCs/>
                    </w:rPr>
                  </m:ctrlPr>
                </m:dPr>
                <m:e>
                  <m:r>
                    <w:rPr>
                      <w:rFonts w:ascii="Cambria Math" w:eastAsia="Cambria Math" w:hAnsi="Cambria Math" w:cs="Arial"/>
                    </w:rPr>
                    <m:t>t</m:t>
                  </m:r>
                </m:e>
              </m:d>
              <m:r>
                <w:rPr>
                  <w:rFonts w:ascii="Cambria Math" w:eastAsia="Cambria Math" w:hAnsi="Cambria Math" w:cs="Arial"/>
                </w:rPr>
                <m:t>×S</m:t>
              </m:r>
              <m:d>
                <m:dPr>
                  <m:begChr m:val="["/>
                  <m:endChr m:val="]"/>
                  <m:ctrlPr>
                    <w:rPr>
                      <w:rFonts w:ascii="Cambria Math" w:eastAsia="Cambria Math" w:hAnsi="Cambria Math" w:cs="Arial"/>
                      <w:i/>
                      <w:iCs/>
                    </w:rPr>
                  </m:ctrlPr>
                </m:dPr>
                <m:e>
                  <m:r>
                    <w:rPr>
                      <w:rFonts w:ascii="Cambria Math" w:eastAsia="Cambria Math" w:hAnsi="Cambria Math" w:cs="Arial"/>
                    </w:rPr>
                    <m:t>t</m:t>
                  </m:r>
                </m:e>
              </m:d>
              <m:r>
                <w:rPr>
                  <w:rFonts w:ascii="Cambria Math" w:eastAsia="Cambria Math" w:hAnsi="Cambria Math" w:cs="Arial"/>
                </w:rPr>
                <m:t>×H[t]#</m:t>
              </m:r>
              <m:d>
                <m:dPr>
                  <m:ctrlPr>
                    <w:rPr>
                      <w:rFonts w:ascii="Cambria Math" w:eastAsia="Cambria Math" w:hAnsi="Cambria Math" w:cs="Arial"/>
                    </w:rPr>
                  </m:ctrlPr>
                </m:dPr>
                <m:e>
                  <m:r>
                    <m:rPr>
                      <m:sty m:val="p"/>
                    </m:rPr>
                    <w:rPr>
                      <w:rFonts w:ascii="Cambria Math" w:eastAsia="Cambria Math" w:hAnsi="Cambria Math" w:cs="Arial"/>
                    </w:rPr>
                    <m:t>11</m:t>
                  </m:r>
                </m:e>
              </m:d>
              <m:ctrlPr>
                <w:rPr>
                  <w:rFonts w:ascii="Cambria Math" w:eastAsia="Cambria Math" w:hAnsi="Cambria Math" w:cs="Arial"/>
                  <w:i/>
                  <w:iCs/>
                </w:rPr>
              </m:ctrlPr>
            </m:e>
          </m:eqArr>
        </m:oMath>
      </m:oMathPara>
    </w:p>
    <w:p w14:paraId="7194D493" w14:textId="657F2B42" w:rsidR="00BB41F3" w:rsidRPr="00BB41F3" w:rsidRDefault="00BB41F3" w:rsidP="00BB41F3">
      <w:pPr>
        <w:rPr>
          <w:rFonts w:ascii="Arial" w:hAnsi="Arial" w:cs="Arial"/>
        </w:rPr>
      </w:pPr>
      <w:r>
        <w:rPr>
          <w:rFonts w:ascii="Arial" w:hAnsi="Arial" w:cs="Arial" w:hint="eastAsia"/>
        </w:rPr>
        <w:t>H</w:t>
      </w:r>
      <w:r>
        <w:rPr>
          <w:rFonts w:ascii="Arial" w:hAnsi="Arial" w:cs="Arial"/>
        </w:rPr>
        <w:t>ere,</w:t>
      </w:r>
      <w:r w:rsidR="00ED0ABE" w:rsidRPr="004A45D3">
        <w:rPr>
          <w:rFonts w:ascii="Arial" w:hAnsi="Arial" w:cs="Arial"/>
        </w:rPr>
        <w:t xml:space="preserve"> </w:t>
      </w:r>
      <m:oMath>
        <m:r>
          <w:rPr>
            <w:rFonts w:ascii="Cambria Math" w:eastAsia="Cambria Math" w:hAnsi="Cambria Math" w:cs="Arial"/>
          </w:rPr>
          <m:t>T</m:t>
        </m:r>
      </m:oMath>
      <w:r w:rsidR="00ED0ABE" w:rsidRPr="004A45D3">
        <w:rPr>
          <w:rFonts w:ascii="Arial" w:hAnsi="Arial" w:cs="Arial"/>
        </w:rPr>
        <w:t xml:space="preserve"> is </w:t>
      </w:r>
      <w:r w:rsidR="00ED0ABE">
        <w:rPr>
          <w:rFonts w:ascii="Arial" w:hAnsi="Arial" w:cs="Arial"/>
        </w:rPr>
        <w:t>trend component</w:t>
      </w:r>
      <w:r w:rsidR="00ED0ABE" w:rsidRPr="004A45D3">
        <w:rPr>
          <w:rFonts w:ascii="Arial" w:hAnsi="Arial" w:cs="Arial"/>
        </w:rPr>
        <w:t xml:space="preserve">, </w:t>
      </w:r>
      <m:oMath>
        <m:r>
          <w:rPr>
            <w:rFonts w:ascii="Cambria Math" w:eastAsia="Cambria Math" w:hAnsi="Cambria Math" w:cs="Arial"/>
          </w:rPr>
          <m:t>S</m:t>
        </m:r>
      </m:oMath>
      <w:r w:rsidR="00ED0ABE" w:rsidRPr="004A45D3">
        <w:rPr>
          <w:rFonts w:ascii="Arial" w:hAnsi="Arial" w:cs="Arial"/>
        </w:rPr>
        <w:t xml:space="preserve"> </w:t>
      </w:r>
      <w:r w:rsidR="00ED0ABE">
        <w:rPr>
          <w:rFonts w:ascii="Arial" w:hAnsi="Arial" w:cs="Arial"/>
        </w:rPr>
        <w:t>is</w:t>
      </w:r>
      <w:r w:rsidR="00C73B89" w:rsidRPr="00BC6E42">
        <w:rPr>
          <w:rFonts w:ascii="Arial" w:hAnsi="Arial"/>
        </w:rPr>
        <w:t xml:space="preserve"> seasonal</w:t>
      </w:r>
      <w:r w:rsidR="00ED0ABE" w:rsidRPr="004A45D3">
        <w:rPr>
          <w:rFonts w:ascii="Arial" w:hAnsi="Arial" w:cs="Arial"/>
        </w:rPr>
        <w:t xml:space="preserve"> component</w:t>
      </w:r>
      <w:r w:rsidR="00C73B89" w:rsidRPr="00BC6E42">
        <w:rPr>
          <w:rFonts w:ascii="Arial" w:hAnsi="Arial"/>
        </w:rPr>
        <w:t xml:space="preserve">, and </w:t>
      </w:r>
      <m:oMath>
        <m:r>
          <w:rPr>
            <w:rFonts w:ascii="Cambria Math" w:eastAsia="Cambria Math" w:hAnsi="Cambria Math" w:cs="Arial"/>
          </w:rPr>
          <m:t>H</m:t>
        </m:r>
      </m:oMath>
      <w:r w:rsidR="00ED0ABE" w:rsidRPr="00A47621">
        <w:rPr>
          <w:rFonts w:ascii="Arial" w:hAnsi="Arial" w:cs="Arial"/>
        </w:rPr>
        <w:t xml:space="preserve"> </w:t>
      </w:r>
      <w:r w:rsidR="00ED0ABE">
        <w:rPr>
          <w:rFonts w:ascii="Arial" w:hAnsi="Arial" w:cs="Arial"/>
        </w:rPr>
        <w:t>is sudden</w:t>
      </w:r>
      <w:r w:rsidR="00C80E23">
        <w:rPr>
          <w:rFonts w:ascii="Arial" w:hAnsi="Arial" w:cs="Arial"/>
        </w:rPr>
        <w:t>ly</w:t>
      </w:r>
      <w:r w:rsidR="00C73B89" w:rsidRPr="00BC6E42">
        <w:rPr>
          <w:rFonts w:ascii="Arial" w:hAnsi="Arial"/>
        </w:rPr>
        <w:t xml:space="preserve"> effect factors</w:t>
      </w:r>
      <w:r w:rsidR="00AA2BF3">
        <w:rPr>
          <w:rFonts w:ascii="Arial" w:hAnsi="Arial"/>
        </w:rPr>
        <w:t xml:space="preserve"> (</w:t>
      </w:r>
      <w:r w:rsidR="00ED0ABE">
        <w:rPr>
          <w:rFonts w:ascii="Arial" w:hAnsi="Arial" w:cs="Arial"/>
        </w:rPr>
        <w:t xml:space="preserve">e.g., </w:t>
      </w:r>
      <w:r w:rsidR="00C80E23">
        <w:rPr>
          <w:rFonts w:ascii="Arial" w:hAnsi="Arial" w:cs="Arial"/>
        </w:rPr>
        <w:t xml:space="preserve">event or </w:t>
      </w:r>
      <w:r w:rsidR="00ED0ABE">
        <w:rPr>
          <w:rFonts w:ascii="Arial" w:hAnsi="Arial" w:cs="Arial"/>
        </w:rPr>
        <w:t>holiday</w:t>
      </w:r>
      <w:r w:rsidR="00AA2BF3">
        <w:rPr>
          <w:rFonts w:ascii="Arial" w:hAnsi="Arial" w:cs="Arial"/>
        </w:rPr>
        <w:t>)</w:t>
      </w:r>
      <w:r w:rsidRPr="00A47621">
        <w:rPr>
          <w:rFonts w:ascii="Arial" w:hAnsi="Arial" w:cs="Arial"/>
        </w:rPr>
        <w:t xml:space="preserve">. </w:t>
      </w:r>
      <w:commentRangeStart w:id="36"/>
      <w:commentRangeStart w:id="37"/>
      <w:r w:rsidRPr="00A47621">
        <w:rPr>
          <w:rFonts w:ascii="Arial" w:hAnsi="Arial" w:cs="Arial"/>
        </w:rPr>
        <w:t xml:space="preserve">While </w:t>
      </w:r>
      <w:r w:rsidR="00AA2BF3">
        <w:rPr>
          <w:rFonts w:ascii="Arial" w:hAnsi="Arial" w:cs="Arial"/>
        </w:rPr>
        <w:t xml:space="preserve">the </w:t>
      </w:r>
      <w:r w:rsidRPr="00A47621">
        <w:rPr>
          <w:rFonts w:ascii="Arial" w:hAnsi="Arial" w:cs="Arial"/>
        </w:rPr>
        <w:t xml:space="preserve">general ARIMA model has too high </w:t>
      </w:r>
      <w:r w:rsidR="00AA2BF3">
        <w:rPr>
          <w:rFonts w:ascii="Arial" w:hAnsi="Arial" w:cs="Arial"/>
        </w:rPr>
        <w:t xml:space="preserve">a </w:t>
      </w:r>
      <w:r w:rsidRPr="00A47621">
        <w:rPr>
          <w:rFonts w:ascii="Arial" w:hAnsi="Arial" w:cs="Arial"/>
        </w:rPr>
        <w:t>compl</w:t>
      </w:r>
      <w:r w:rsidR="00E6474E">
        <w:rPr>
          <w:rFonts w:ascii="Arial" w:hAnsi="Arial" w:cs="Arial"/>
        </w:rPr>
        <w:t>ex</w:t>
      </w:r>
      <w:r w:rsidRPr="00A47621">
        <w:rPr>
          <w:rFonts w:ascii="Arial" w:hAnsi="Arial" w:cs="Arial"/>
        </w:rPr>
        <w:t>ity and many hyperparameters</w:t>
      </w:r>
      <w:commentRangeEnd w:id="36"/>
      <w:r w:rsidR="00AA2BF3">
        <w:rPr>
          <w:rStyle w:val="a4"/>
        </w:rPr>
        <w:commentReference w:id="36"/>
      </w:r>
      <w:commentRangeEnd w:id="37"/>
      <w:r w:rsidR="009118D4">
        <w:rPr>
          <w:rStyle w:val="a4"/>
        </w:rPr>
        <w:commentReference w:id="37"/>
      </w:r>
      <w:r w:rsidRPr="00A47621">
        <w:rPr>
          <w:rFonts w:ascii="Arial" w:hAnsi="Arial" w:cs="Arial"/>
        </w:rPr>
        <w:t xml:space="preserve">, </w:t>
      </w:r>
      <w:commentRangeStart w:id="38"/>
      <w:commentRangeStart w:id="39"/>
      <w:r w:rsidRPr="00A47621">
        <w:rPr>
          <w:rFonts w:ascii="Arial" w:hAnsi="Arial" w:cs="Arial"/>
        </w:rPr>
        <w:t>Prophet has</w:t>
      </w:r>
      <w:r w:rsidR="00ED0ABE">
        <w:rPr>
          <w:rFonts w:ascii="Arial" w:hAnsi="Arial" w:cs="Arial"/>
        </w:rPr>
        <w:t xml:space="preserve"> a</w:t>
      </w:r>
      <w:r w:rsidRPr="00A47621">
        <w:rPr>
          <w:rFonts w:ascii="Arial" w:hAnsi="Arial" w:cs="Arial"/>
        </w:rPr>
        <w:t xml:space="preserve"> few </w:t>
      </w:r>
      <w:r w:rsidR="00ED0ABE" w:rsidRPr="00ED0ABE">
        <w:rPr>
          <w:rFonts w:ascii="Arial" w:hAnsi="Arial" w:cs="Arial"/>
        </w:rPr>
        <w:t>human-interpretable</w:t>
      </w:r>
      <w:r w:rsidR="00ED0ABE">
        <w:rPr>
          <w:rFonts w:ascii="Arial" w:hAnsi="Arial" w:cs="Arial"/>
        </w:rPr>
        <w:t xml:space="preserve"> </w:t>
      </w:r>
      <w:commentRangeEnd w:id="38"/>
      <w:r w:rsidR="00AA2BF3">
        <w:rPr>
          <w:rStyle w:val="a4"/>
        </w:rPr>
        <w:commentReference w:id="38"/>
      </w:r>
      <w:commentRangeEnd w:id="39"/>
      <w:r w:rsidR="009118D4">
        <w:rPr>
          <w:rStyle w:val="a4"/>
        </w:rPr>
        <w:commentReference w:id="39"/>
      </w:r>
      <w:r w:rsidR="00ED0ABE">
        <w:rPr>
          <w:rFonts w:ascii="Arial" w:hAnsi="Arial" w:cs="Arial"/>
        </w:rPr>
        <w:t>hyperparameters</w:t>
      </w:r>
      <w:r w:rsidR="00AA2BF3">
        <w:rPr>
          <w:rFonts w:ascii="Arial" w:hAnsi="Arial" w:cs="Arial"/>
        </w:rPr>
        <w:t xml:space="preserve"> (</w:t>
      </w:r>
      <w:r w:rsidR="00ED0ABE">
        <w:rPr>
          <w:rFonts w:ascii="Arial" w:hAnsi="Arial" w:cs="Arial"/>
        </w:rPr>
        <w:t>e.g., yearly, weekly</w:t>
      </w:r>
      <w:r w:rsidR="00C80E23">
        <w:rPr>
          <w:rFonts w:ascii="Arial" w:hAnsi="Arial" w:cs="Arial" w:hint="eastAsia"/>
        </w:rPr>
        <w:t>,</w:t>
      </w:r>
      <w:r w:rsidR="00ED0ABE">
        <w:rPr>
          <w:rFonts w:ascii="Arial" w:hAnsi="Arial" w:cs="Arial"/>
        </w:rPr>
        <w:t xml:space="preserve"> and daily seasonality</w:t>
      </w:r>
      <w:r w:rsidR="00AA2BF3">
        <w:rPr>
          <w:rFonts w:ascii="Arial" w:hAnsi="Arial" w:cs="Arial"/>
        </w:rPr>
        <w:t>)</w:t>
      </w:r>
      <w:r w:rsidRPr="00A47621">
        <w:rPr>
          <w:rFonts w:ascii="Arial" w:hAnsi="Arial" w:cs="Arial"/>
        </w:rPr>
        <w:t>.</w:t>
      </w:r>
      <w:r w:rsidR="00ED0ABE">
        <w:rPr>
          <w:rFonts w:ascii="Arial" w:hAnsi="Arial" w:cs="Arial"/>
        </w:rPr>
        <w:t xml:space="preserve"> In this report, only weekly and daily seasonality are </w:t>
      </w:r>
      <w:r w:rsidR="00C80E23">
        <w:rPr>
          <w:rFonts w:ascii="Arial" w:hAnsi="Arial" w:cs="Arial"/>
        </w:rPr>
        <w:t xml:space="preserve">turned </w:t>
      </w:r>
      <w:r w:rsidR="00ED0ABE">
        <w:rPr>
          <w:rFonts w:ascii="Arial" w:hAnsi="Arial" w:cs="Arial"/>
        </w:rPr>
        <w:t>on.</w:t>
      </w:r>
    </w:p>
    <w:p w14:paraId="268366AD" w14:textId="0DFD432D" w:rsidR="00A47621" w:rsidRDefault="00C73B89" w:rsidP="00A47621">
      <w:pPr>
        <w:pStyle w:val="a3"/>
        <w:ind w:leftChars="0" w:left="0" w:firstLineChars="100" w:firstLine="210"/>
        <w:rPr>
          <w:rFonts w:ascii="Arial" w:hAnsi="Arial" w:cs="Arial"/>
        </w:rPr>
      </w:pPr>
      <w:r w:rsidRPr="00BC6E42">
        <w:rPr>
          <w:rFonts w:ascii="Arial" w:hAnsi="Arial"/>
        </w:rPr>
        <w:t xml:space="preserve">The calculation conditions are as follows: the training period is from July 2021 to Sep 2021, the evaluation period (=the prediction period) is Oct 2021 to Dec 2021, and the evaluation index is Mean Absolute Percentage Error (MAPE) </w:t>
      </w:r>
      <m:oMath>
        <m:sSub>
          <m:sSubPr>
            <m:ctrlPr>
              <w:rPr>
                <w:rFonts w:ascii="Cambria Math" w:hAnsi="Cambria Math" w:cs="Arial"/>
                <w:i/>
              </w:rPr>
            </m:ctrlPr>
          </m:sSubPr>
          <m:e>
            <m:r>
              <w:rPr>
                <w:rFonts w:ascii="Cambria Math" w:hAnsi="Cambria Math" w:cs="Arial"/>
              </w:rPr>
              <m:t>E</m:t>
            </m:r>
          </m:e>
          <m:sub>
            <m:r>
              <w:rPr>
                <w:rFonts w:ascii="Cambria Math" w:hAnsi="Cambria Math" w:cs="Arial"/>
              </w:rPr>
              <m:t>MAPE</m:t>
            </m:r>
          </m:sub>
        </m:sSub>
      </m:oMath>
      <w:r w:rsidR="00A47621">
        <w:rPr>
          <w:rFonts w:ascii="Arial" w:hAnsi="Arial" w:cs="Arial" w:hint="eastAsia"/>
          <w:iCs/>
        </w:rPr>
        <w:t>[</w:t>
      </w:r>
      <w:r w:rsidR="00A47621">
        <w:rPr>
          <w:rFonts w:ascii="Arial" w:hAnsi="Arial" w:cs="Arial"/>
          <w:iCs/>
        </w:rPr>
        <w:t>%]</w:t>
      </w:r>
      <w:r w:rsidR="0093523A">
        <w:rPr>
          <w:rFonts w:ascii="Arial" w:hAnsi="Arial" w:cs="Arial"/>
          <w:iCs/>
        </w:rPr>
        <w:t>, which</w:t>
      </w:r>
      <w:r w:rsidR="00A47621" w:rsidRPr="00A47621">
        <w:rPr>
          <w:rFonts w:ascii="Arial" w:hAnsi="Arial" w:cs="Arial"/>
        </w:rPr>
        <w:t xml:space="preserve"> </w:t>
      </w:r>
      <w:r w:rsidR="00C9044F">
        <w:rPr>
          <w:rFonts w:ascii="Arial" w:hAnsi="Arial" w:cs="Arial"/>
        </w:rPr>
        <w:t xml:space="preserve">is a relative </w:t>
      </w:r>
      <w:r w:rsidRPr="00BC6E42">
        <w:rPr>
          <w:rFonts w:ascii="Arial" w:hAnsi="Arial"/>
        </w:rPr>
        <w:t xml:space="preserve">prediction </w:t>
      </w:r>
      <w:r w:rsidR="00C9044F">
        <w:rPr>
          <w:rFonts w:ascii="Arial" w:hAnsi="Arial" w:cs="Arial"/>
        </w:rPr>
        <w:t>error</w:t>
      </w:r>
      <w:r w:rsidR="00A47621">
        <w:rPr>
          <w:rFonts w:ascii="Arial" w:hAnsi="Arial" w:cs="Arial"/>
        </w:rPr>
        <w:t xml:space="preserve"> </w:t>
      </w:r>
      <w:r w:rsidR="00C9044F">
        <w:rPr>
          <w:rFonts w:ascii="Arial" w:hAnsi="Arial" w:cs="Arial"/>
        </w:rPr>
        <w:t>and formulated</w:t>
      </w:r>
      <w:r w:rsidR="00A47621">
        <w:rPr>
          <w:rFonts w:ascii="Arial" w:hAnsi="Arial" w:cs="Arial"/>
        </w:rPr>
        <w:t xml:space="preserve"> as follows:</w:t>
      </w:r>
    </w:p>
    <w:p w14:paraId="43929E5A" w14:textId="78AB336B" w:rsidR="00A47621" w:rsidRPr="004A45D3" w:rsidRDefault="00B425E9" w:rsidP="00A47621">
      <w:pPr>
        <w:rPr>
          <w:rFonts w:ascii="Arial" w:hAnsi="Arial" w:cs="Arial"/>
          <w:iCs/>
        </w:rPr>
      </w:pPr>
      <m:oMathPara>
        <m:oMath>
          <m:eqArr>
            <m:eqArrPr>
              <m:maxDist m:val="1"/>
              <m:ctrlPr>
                <w:rPr>
                  <w:rFonts w:ascii="Cambria Math" w:eastAsia="Cambria Math" w:hAnsi="Cambria Math" w:cs="Arial"/>
                </w:rPr>
              </m:ctrlPr>
            </m:eqArrPr>
            <m:e>
              <m:sSub>
                <m:sSubPr>
                  <m:ctrlPr>
                    <w:rPr>
                      <w:rFonts w:ascii="Cambria Math" w:hAnsi="Cambria Math" w:cs="Arial"/>
                      <w:i/>
                    </w:rPr>
                  </m:ctrlPr>
                </m:sSubPr>
                <m:e>
                  <m:r>
                    <w:rPr>
                      <w:rFonts w:ascii="Cambria Math" w:hAnsi="Cambria Math" w:cs="Arial"/>
                    </w:rPr>
                    <m:t>E</m:t>
                  </m:r>
                </m:e>
                <m:sub>
                  <m:r>
                    <w:rPr>
                      <w:rFonts w:ascii="Cambria Math" w:hAnsi="Cambria Math" w:cs="Arial"/>
                    </w:rPr>
                    <m:t>MAPE</m:t>
                  </m:r>
                </m:sub>
              </m:sSub>
              <m:r>
                <w:rPr>
                  <w:rFonts w:ascii="Cambria Math" w:eastAsia="Cambria Math" w:hAnsi="Cambria Math" w:cs="Arial"/>
                </w:rPr>
                <m:t>=</m:t>
              </m:r>
              <m:f>
                <m:fPr>
                  <m:ctrlPr>
                    <w:rPr>
                      <w:rFonts w:ascii="Cambria Math" w:eastAsia="Cambria Math" w:hAnsi="Cambria Math" w:cs="Arial"/>
                      <w:i/>
                      <w:iCs/>
                    </w:rPr>
                  </m:ctrlPr>
                </m:fPr>
                <m:num>
                  <m:r>
                    <w:rPr>
                      <w:rFonts w:ascii="Cambria Math" w:eastAsia="Cambria Math" w:hAnsi="Cambria Math" w:cs="Arial"/>
                    </w:rPr>
                    <m:t>100</m:t>
                  </m:r>
                </m:num>
                <m:den>
                  <m:r>
                    <w:rPr>
                      <w:rFonts w:ascii="Cambria Math" w:eastAsia="Cambria Math" w:hAnsi="Cambria Math" w:cs="Arial"/>
                    </w:rPr>
                    <m:t>L</m:t>
                  </m:r>
                </m:den>
              </m:f>
              <m:nary>
                <m:naryPr>
                  <m:chr m:val="∑"/>
                  <m:limLoc m:val="undOvr"/>
                  <m:ctrlPr>
                    <w:rPr>
                      <w:rFonts w:ascii="Cambria Math" w:eastAsia="Cambria Math" w:hAnsi="Cambria Math" w:cs="Arial"/>
                      <w:i/>
                      <w:iCs/>
                    </w:rPr>
                  </m:ctrlPr>
                </m:naryPr>
                <m:sub>
                  <m:r>
                    <w:rPr>
                      <w:rFonts w:ascii="Cambria Math" w:eastAsia="Cambria Math" w:hAnsi="Cambria Math" w:cs="Arial"/>
                    </w:rPr>
                    <m:t>t=1</m:t>
                  </m:r>
                </m:sub>
                <m:sup>
                  <m:r>
                    <w:rPr>
                      <w:rFonts w:ascii="Cambria Math" w:eastAsia="Cambria Math" w:hAnsi="Cambria Math" w:cs="Arial"/>
                    </w:rPr>
                    <m:t>L</m:t>
                  </m:r>
                </m:sup>
                <m:e>
                  <m:f>
                    <m:fPr>
                      <m:ctrlPr>
                        <w:rPr>
                          <w:rFonts w:ascii="Cambria Math" w:eastAsia="Cambria Math" w:hAnsi="Cambria Math" w:cs="Arial"/>
                          <w:i/>
                          <w:iCs/>
                        </w:rPr>
                      </m:ctrlPr>
                    </m:fPr>
                    <m:num>
                      <m:d>
                        <m:dPr>
                          <m:begChr m:val="|"/>
                          <m:endChr m:val="|"/>
                          <m:ctrlPr>
                            <w:rPr>
                              <w:rFonts w:ascii="Cambria Math" w:eastAsia="Cambria Math" w:hAnsi="Cambria Math" w:cs="Arial"/>
                              <w:i/>
                              <w:iCs/>
                            </w:rPr>
                          </m:ctrlPr>
                        </m:dPr>
                        <m:e>
                          <m:sSub>
                            <m:sSubPr>
                              <m:ctrlPr>
                                <w:rPr>
                                  <w:rFonts w:ascii="Cambria Math" w:eastAsia="Cambria Math" w:hAnsi="Cambria Math" w:cs="Arial"/>
                                  <w:i/>
                                  <w:iCs/>
                                </w:rPr>
                              </m:ctrlPr>
                            </m:sSubPr>
                            <m:e>
                              <m:r>
                                <w:rPr>
                                  <w:rFonts w:ascii="Cambria Math" w:eastAsia="Cambria Math" w:hAnsi="Cambria Math" w:cs="Arial"/>
                                </w:rPr>
                                <m:t>y</m:t>
                              </m:r>
                            </m:e>
                            <m:sub>
                              <m:r>
                                <w:rPr>
                                  <w:rFonts w:ascii="Cambria Math" w:eastAsia="Cambria Math" w:hAnsi="Cambria Math" w:cs="Arial"/>
                                </w:rPr>
                                <m:t>Pre</m:t>
                              </m:r>
                            </m:sub>
                          </m:sSub>
                          <m:d>
                            <m:dPr>
                              <m:begChr m:val="["/>
                              <m:endChr m:val="]"/>
                              <m:ctrlPr>
                                <w:rPr>
                                  <w:rFonts w:ascii="Cambria Math" w:eastAsia="Cambria Math" w:hAnsi="Cambria Math" w:cs="Arial"/>
                                  <w:i/>
                                  <w:iCs/>
                                </w:rPr>
                              </m:ctrlPr>
                            </m:dPr>
                            <m:e>
                              <m:r>
                                <w:rPr>
                                  <w:rFonts w:ascii="Cambria Math" w:eastAsia="Cambria Math" w:hAnsi="Cambria Math" w:cs="Arial"/>
                                </w:rPr>
                                <m:t>t</m:t>
                              </m:r>
                            </m:e>
                          </m:d>
                          <m:r>
                            <w:rPr>
                              <w:rFonts w:ascii="Cambria Math" w:eastAsia="Cambria Math" w:hAnsi="Cambria Math" w:cs="Arial"/>
                            </w:rPr>
                            <m:t>-</m:t>
                          </m:r>
                          <m:sSub>
                            <m:sSubPr>
                              <m:ctrlPr>
                                <w:rPr>
                                  <w:rFonts w:ascii="Cambria Math" w:eastAsia="Cambria Math" w:hAnsi="Cambria Math" w:cs="Arial"/>
                                  <w:i/>
                                  <w:iCs/>
                                </w:rPr>
                              </m:ctrlPr>
                            </m:sSubPr>
                            <m:e>
                              <m:r>
                                <w:rPr>
                                  <w:rFonts w:ascii="Cambria Math" w:eastAsia="Cambria Math" w:hAnsi="Cambria Math" w:cs="Arial"/>
                                </w:rPr>
                                <m:t>y</m:t>
                              </m:r>
                            </m:e>
                            <m:sub>
                              <m:r>
                                <w:rPr>
                                  <w:rFonts w:ascii="Cambria Math" w:eastAsia="Cambria Math" w:hAnsi="Cambria Math" w:cs="Arial"/>
                                </w:rPr>
                                <m:t>Act</m:t>
                              </m:r>
                            </m:sub>
                          </m:sSub>
                          <m:d>
                            <m:dPr>
                              <m:begChr m:val="["/>
                              <m:endChr m:val="]"/>
                              <m:ctrlPr>
                                <w:rPr>
                                  <w:rFonts w:ascii="Cambria Math" w:eastAsia="Cambria Math" w:hAnsi="Cambria Math" w:cs="Arial"/>
                                  <w:i/>
                                  <w:iCs/>
                                </w:rPr>
                              </m:ctrlPr>
                            </m:dPr>
                            <m:e>
                              <m:r>
                                <w:rPr>
                                  <w:rFonts w:ascii="Cambria Math" w:eastAsia="Cambria Math" w:hAnsi="Cambria Math" w:cs="Arial"/>
                                </w:rPr>
                                <m:t>t</m:t>
                              </m:r>
                            </m:e>
                          </m:d>
                        </m:e>
                      </m:d>
                    </m:num>
                    <m:den>
                      <m:sSub>
                        <m:sSubPr>
                          <m:ctrlPr>
                            <w:rPr>
                              <w:rFonts w:ascii="Cambria Math" w:eastAsia="Cambria Math" w:hAnsi="Cambria Math" w:cs="Arial"/>
                              <w:i/>
                              <w:iCs/>
                            </w:rPr>
                          </m:ctrlPr>
                        </m:sSubPr>
                        <m:e>
                          <m:r>
                            <w:rPr>
                              <w:rFonts w:ascii="Cambria Math" w:eastAsia="Cambria Math" w:hAnsi="Cambria Math" w:cs="Arial"/>
                            </w:rPr>
                            <m:t>y</m:t>
                          </m:r>
                        </m:e>
                        <m:sub>
                          <m:r>
                            <w:rPr>
                              <w:rFonts w:ascii="Cambria Math" w:eastAsia="Cambria Math" w:hAnsi="Cambria Math" w:cs="Arial"/>
                            </w:rPr>
                            <m:t>Act</m:t>
                          </m:r>
                        </m:sub>
                      </m:sSub>
                      <m:d>
                        <m:dPr>
                          <m:begChr m:val="["/>
                          <m:endChr m:val="]"/>
                          <m:ctrlPr>
                            <w:rPr>
                              <w:rFonts w:ascii="Cambria Math" w:eastAsia="Cambria Math" w:hAnsi="Cambria Math" w:cs="Arial"/>
                              <w:i/>
                              <w:iCs/>
                            </w:rPr>
                          </m:ctrlPr>
                        </m:dPr>
                        <m:e>
                          <m:r>
                            <w:rPr>
                              <w:rFonts w:ascii="Cambria Math" w:eastAsia="Cambria Math" w:hAnsi="Cambria Math" w:cs="Arial"/>
                            </w:rPr>
                            <m:t>t</m:t>
                          </m:r>
                        </m:e>
                      </m:d>
                    </m:den>
                  </m:f>
                </m:e>
              </m:nary>
              <m:r>
                <w:rPr>
                  <w:rFonts w:ascii="Cambria Math" w:eastAsia="Cambria Math" w:hAnsi="Cambria Math" w:cs="Arial"/>
                </w:rPr>
                <m:t>#</m:t>
              </m:r>
              <m:d>
                <m:dPr>
                  <m:ctrlPr>
                    <w:rPr>
                      <w:rFonts w:ascii="Cambria Math" w:eastAsia="Cambria Math" w:hAnsi="Cambria Math" w:cs="Arial"/>
                    </w:rPr>
                  </m:ctrlPr>
                </m:dPr>
                <m:e>
                  <m:r>
                    <m:rPr>
                      <m:sty m:val="p"/>
                    </m:rPr>
                    <w:rPr>
                      <w:rFonts w:ascii="Cambria Math" w:eastAsia="Cambria Math" w:hAnsi="Cambria Math" w:cs="Arial"/>
                    </w:rPr>
                    <m:t>12</m:t>
                  </m:r>
                </m:e>
              </m:d>
              <m:ctrlPr>
                <w:rPr>
                  <w:rFonts w:ascii="Cambria Math" w:eastAsia="Cambria Math" w:hAnsi="Cambria Math" w:cs="Arial"/>
                  <w:i/>
                  <w:iCs/>
                </w:rPr>
              </m:ctrlPr>
            </m:e>
          </m:eqArr>
        </m:oMath>
      </m:oMathPara>
    </w:p>
    <w:p w14:paraId="1DF0C86F" w14:textId="5095393D" w:rsidR="00732A0E" w:rsidRPr="00BC6E42" w:rsidRDefault="00A47621" w:rsidP="00BC6E42">
      <w:pPr>
        <w:rPr>
          <w:rFonts w:ascii="Arial" w:hAnsi="Arial"/>
        </w:rPr>
      </w:pPr>
      <w:r w:rsidRPr="004A45D3">
        <w:rPr>
          <w:rFonts w:ascii="Arial" w:hAnsi="Arial" w:cs="Arial"/>
        </w:rPr>
        <w:t xml:space="preserve">Here, </w:t>
      </w:r>
      <m:oMath>
        <m:sSub>
          <m:sSubPr>
            <m:ctrlPr>
              <w:rPr>
                <w:rFonts w:ascii="Cambria Math" w:eastAsia="Cambria Math" w:hAnsi="Cambria Math" w:cs="Arial"/>
                <w:i/>
                <w:iCs/>
              </w:rPr>
            </m:ctrlPr>
          </m:sSubPr>
          <m:e>
            <m:r>
              <w:rPr>
                <w:rFonts w:ascii="Cambria Math" w:eastAsia="Cambria Math" w:hAnsi="Cambria Math" w:cs="Arial"/>
              </w:rPr>
              <m:t>y</m:t>
            </m:r>
          </m:e>
          <m:sub>
            <m:r>
              <w:rPr>
                <w:rFonts w:ascii="Cambria Math" w:eastAsia="Cambria Math" w:hAnsi="Cambria Math" w:cs="Arial"/>
              </w:rPr>
              <m:t>Act</m:t>
            </m:r>
          </m:sub>
        </m:sSub>
        <m:d>
          <m:dPr>
            <m:begChr m:val="["/>
            <m:endChr m:val="]"/>
            <m:ctrlPr>
              <w:rPr>
                <w:rFonts w:ascii="Cambria Math" w:eastAsia="Cambria Math" w:hAnsi="Cambria Math" w:cs="Arial"/>
                <w:i/>
                <w:iCs/>
              </w:rPr>
            </m:ctrlPr>
          </m:dPr>
          <m:e>
            <m:r>
              <w:rPr>
                <w:rFonts w:ascii="Cambria Math" w:eastAsia="Cambria Math" w:hAnsi="Cambria Math" w:cs="Arial"/>
              </w:rPr>
              <m:t>t</m:t>
            </m:r>
          </m:e>
        </m:d>
      </m:oMath>
      <w:r w:rsidR="00B239FD">
        <w:rPr>
          <w:rFonts w:ascii="Arial" w:hAnsi="Arial" w:cs="Arial" w:hint="eastAsia"/>
          <w:iCs/>
        </w:rPr>
        <w:t xml:space="preserve"> </w:t>
      </w:r>
      <w:r w:rsidR="00B239FD">
        <w:rPr>
          <w:rFonts w:ascii="Arial" w:hAnsi="Arial" w:cs="Arial"/>
          <w:iCs/>
        </w:rPr>
        <w:t xml:space="preserve">is the actual </w:t>
      </w:r>
      <w:r w:rsidR="00C73B89" w:rsidRPr="00BC6E42">
        <w:rPr>
          <w:rFonts w:ascii="Arial" w:hAnsi="Arial"/>
        </w:rPr>
        <w:t>data</w:t>
      </w:r>
      <w:r w:rsidR="00B239FD">
        <w:rPr>
          <w:rFonts w:ascii="Arial" w:hAnsi="Arial" w:cs="Arial"/>
        </w:rPr>
        <w:t xml:space="preserve"> and</w:t>
      </w:r>
      <w:r w:rsidRPr="004A45D3">
        <w:rPr>
          <w:rFonts w:ascii="Arial" w:hAnsi="Arial" w:cs="Arial"/>
        </w:rPr>
        <w:t xml:space="preserve"> </w:t>
      </w:r>
      <m:oMath>
        <m:sSub>
          <m:sSubPr>
            <m:ctrlPr>
              <w:rPr>
                <w:rFonts w:ascii="Cambria Math" w:eastAsia="Cambria Math" w:hAnsi="Cambria Math" w:cs="Arial"/>
                <w:i/>
                <w:iCs/>
              </w:rPr>
            </m:ctrlPr>
          </m:sSubPr>
          <m:e>
            <m:r>
              <w:rPr>
                <w:rFonts w:ascii="Cambria Math" w:eastAsia="Cambria Math" w:hAnsi="Cambria Math" w:cs="Arial"/>
              </w:rPr>
              <m:t>y</m:t>
            </m:r>
          </m:e>
          <m:sub>
            <m:r>
              <w:rPr>
                <w:rFonts w:ascii="Cambria Math" w:eastAsia="Cambria Math" w:hAnsi="Cambria Math" w:cs="Arial"/>
              </w:rPr>
              <m:t>Pre</m:t>
            </m:r>
          </m:sub>
        </m:sSub>
        <m:d>
          <m:dPr>
            <m:begChr m:val="["/>
            <m:endChr m:val="]"/>
            <m:ctrlPr>
              <w:rPr>
                <w:rFonts w:ascii="Cambria Math" w:eastAsia="Cambria Math" w:hAnsi="Cambria Math" w:cs="Arial"/>
                <w:i/>
                <w:iCs/>
              </w:rPr>
            </m:ctrlPr>
          </m:dPr>
          <m:e>
            <m:r>
              <w:rPr>
                <w:rFonts w:ascii="Cambria Math" w:eastAsia="Cambria Math" w:hAnsi="Cambria Math" w:cs="Arial"/>
              </w:rPr>
              <m:t>t</m:t>
            </m:r>
          </m:e>
        </m:d>
      </m:oMath>
      <w:r w:rsidR="00B239FD">
        <w:rPr>
          <w:rFonts w:ascii="Arial" w:hAnsi="Arial" w:cs="Arial" w:hint="eastAsia"/>
          <w:iCs/>
        </w:rPr>
        <w:t xml:space="preserve"> </w:t>
      </w:r>
      <w:r w:rsidR="00B239FD">
        <w:rPr>
          <w:rFonts w:ascii="Arial" w:hAnsi="Arial" w:cs="Arial"/>
          <w:iCs/>
        </w:rPr>
        <w:t xml:space="preserve">is the prediction data </w:t>
      </w:r>
      <w:r w:rsidR="00B239FD">
        <w:rPr>
          <w:rFonts w:ascii="Arial" w:hAnsi="Arial" w:cs="Arial"/>
        </w:rPr>
        <w:t xml:space="preserve">at time </w:t>
      </w:r>
      <m:oMath>
        <m:r>
          <w:rPr>
            <w:rFonts w:ascii="Cambria Math" w:eastAsia="Cambria Math" w:hAnsi="Cambria Math" w:cs="Arial"/>
          </w:rPr>
          <m:t>t</m:t>
        </m:r>
      </m:oMath>
      <w:r w:rsidR="00B239FD">
        <w:rPr>
          <w:rFonts w:ascii="Arial" w:hAnsi="Arial" w:cs="Arial"/>
          <w:iCs/>
        </w:rPr>
        <w:t>.</w:t>
      </w:r>
      <w:r w:rsidR="00B239FD" w:rsidRPr="004A45D3">
        <w:rPr>
          <w:rFonts w:ascii="Arial" w:hAnsi="Arial" w:cs="Arial"/>
        </w:rPr>
        <w:t xml:space="preserve"> </w:t>
      </w:r>
      <m:oMath>
        <m:r>
          <w:rPr>
            <w:rFonts w:ascii="Cambria Math" w:eastAsia="Cambria Math" w:hAnsi="Cambria Math" w:cs="Arial"/>
          </w:rPr>
          <m:t>L</m:t>
        </m:r>
      </m:oMath>
      <w:r w:rsidR="00B239FD">
        <w:rPr>
          <w:rFonts w:ascii="Arial" w:hAnsi="Arial" w:cs="Arial"/>
        </w:rPr>
        <w:t xml:space="preserve"> is the length of the prediction period</w:t>
      </w:r>
      <w:r w:rsidR="00C73B89" w:rsidRPr="00BC6E42">
        <w:rPr>
          <w:rFonts w:ascii="Arial" w:hAnsi="Arial"/>
        </w:rPr>
        <w:t>.</w:t>
      </w:r>
    </w:p>
    <w:p w14:paraId="53BCC191" w14:textId="738A839A" w:rsidR="00BA0EC6" w:rsidRDefault="00D661AB" w:rsidP="00B45959">
      <w:pPr>
        <w:pStyle w:val="a3"/>
        <w:ind w:leftChars="0" w:left="0" w:firstLineChars="100" w:firstLine="210"/>
        <w:rPr>
          <w:rFonts w:ascii="Arial" w:hAnsi="Arial" w:cs="Arial"/>
        </w:rPr>
      </w:pPr>
      <w:r w:rsidRPr="006B569D">
        <w:rPr>
          <w:rFonts w:ascii="Arial" w:hAnsi="Arial" w:cs="Arial"/>
        </w:rPr>
        <w:t>Figure</w:t>
      </w:r>
      <w:r w:rsidR="00A47621" w:rsidRPr="006B569D">
        <w:rPr>
          <w:rFonts w:ascii="Arial" w:hAnsi="Arial" w:cs="Arial"/>
        </w:rPr>
        <w:t>s</w:t>
      </w:r>
      <w:r w:rsidRPr="006B569D">
        <w:rPr>
          <w:rFonts w:ascii="Arial" w:hAnsi="Arial" w:cs="Arial"/>
        </w:rPr>
        <w:t xml:space="preserve"> 14</w:t>
      </w:r>
      <w:r w:rsidR="00A47621" w:rsidRPr="006B569D">
        <w:rPr>
          <w:rFonts w:ascii="Arial" w:hAnsi="Arial" w:cs="Arial"/>
        </w:rPr>
        <w:t>(a)-(c)</w:t>
      </w:r>
      <w:r w:rsidR="006B569D">
        <w:rPr>
          <w:rFonts w:ascii="Arial" w:hAnsi="Arial" w:cs="Arial"/>
        </w:rPr>
        <w:t xml:space="preserve"> show the prediction result for permeate conductivity in each RO stage.</w:t>
      </w:r>
      <w:r w:rsidRPr="006B569D">
        <w:rPr>
          <w:rFonts w:ascii="Arial" w:hAnsi="Arial" w:cs="Arial"/>
        </w:rPr>
        <w:t xml:space="preserve"> </w:t>
      </w:r>
      <w:r w:rsidR="00484FF9">
        <w:rPr>
          <w:rFonts w:ascii="Arial" w:hAnsi="Arial" w:cs="Arial"/>
        </w:rPr>
        <w:t>The b</w:t>
      </w:r>
      <w:r w:rsidR="006B569D">
        <w:rPr>
          <w:rFonts w:ascii="Arial" w:hAnsi="Arial" w:cs="Arial"/>
        </w:rPr>
        <w:t>lue line</w:t>
      </w:r>
      <w:r w:rsidR="00484FF9">
        <w:rPr>
          <w:rFonts w:ascii="Arial" w:hAnsi="Arial" w:cs="Arial"/>
        </w:rPr>
        <w:t xml:space="preserve"> is </w:t>
      </w:r>
      <w:r w:rsidR="00AA2BF3">
        <w:rPr>
          <w:rFonts w:ascii="Arial" w:hAnsi="Arial" w:cs="Arial"/>
        </w:rPr>
        <w:t xml:space="preserve">the </w:t>
      </w:r>
      <w:r w:rsidR="00484FF9">
        <w:rPr>
          <w:rFonts w:ascii="Arial" w:hAnsi="Arial" w:cs="Arial"/>
        </w:rPr>
        <w:t xml:space="preserve">actual value, </w:t>
      </w:r>
      <w:commentRangeStart w:id="40"/>
      <w:commentRangeStart w:id="41"/>
      <w:r w:rsidR="00484FF9">
        <w:rPr>
          <w:rFonts w:ascii="Arial" w:hAnsi="Arial" w:cs="Arial"/>
        </w:rPr>
        <w:t>the o</w:t>
      </w:r>
      <w:r w:rsidR="006B569D">
        <w:rPr>
          <w:rFonts w:ascii="Arial" w:hAnsi="Arial" w:cs="Arial"/>
        </w:rPr>
        <w:t xml:space="preserve">range line is </w:t>
      </w:r>
      <w:r w:rsidR="00AA2BF3">
        <w:rPr>
          <w:rFonts w:ascii="Arial" w:hAnsi="Arial" w:cs="Arial"/>
        </w:rPr>
        <w:t xml:space="preserve">the </w:t>
      </w:r>
      <w:r w:rsidR="006B569D">
        <w:rPr>
          <w:rFonts w:ascii="Arial" w:hAnsi="Arial" w:cs="Arial"/>
        </w:rPr>
        <w:t>estimated value</w:t>
      </w:r>
      <w:commentRangeEnd w:id="40"/>
      <w:r w:rsidR="00AA2BF3">
        <w:rPr>
          <w:rStyle w:val="a4"/>
        </w:rPr>
        <w:commentReference w:id="40"/>
      </w:r>
      <w:commentRangeEnd w:id="41"/>
      <w:r w:rsidR="009118D4">
        <w:rPr>
          <w:rStyle w:val="a4"/>
        </w:rPr>
        <w:commentReference w:id="41"/>
      </w:r>
      <w:r w:rsidR="00484FF9">
        <w:rPr>
          <w:rFonts w:ascii="Arial" w:hAnsi="Arial" w:cs="Arial"/>
        </w:rPr>
        <w:t>,</w:t>
      </w:r>
      <w:r w:rsidR="006B569D">
        <w:rPr>
          <w:rFonts w:ascii="Arial" w:hAnsi="Arial" w:cs="Arial"/>
        </w:rPr>
        <w:t xml:space="preserve"> and </w:t>
      </w:r>
      <w:r w:rsidR="00484FF9">
        <w:rPr>
          <w:rFonts w:ascii="Arial" w:hAnsi="Arial" w:cs="Arial"/>
        </w:rPr>
        <w:t xml:space="preserve">the </w:t>
      </w:r>
      <w:r w:rsidR="006B569D">
        <w:rPr>
          <w:rFonts w:ascii="Arial" w:hAnsi="Arial" w:cs="Arial"/>
        </w:rPr>
        <w:t>green line is</w:t>
      </w:r>
      <w:r w:rsidR="00AA2BF3">
        <w:rPr>
          <w:rFonts w:ascii="Arial" w:hAnsi="Arial" w:cs="Arial"/>
        </w:rPr>
        <w:t xml:space="preserve"> the</w:t>
      </w:r>
      <w:r w:rsidR="006B569D">
        <w:rPr>
          <w:rFonts w:ascii="Arial" w:hAnsi="Arial" w:cs="Arial"/>
        </w:rPr>
        <w:t xml:space="preserve"> predicted value</w:t>
      </w:r>
      <w:r w:rsidR="00484FF9">
        <w:rPr>
          <w:rFonts w:ascii="Arial" w:hAnsi="Arial" w:cs="Arial"/>
        </w:rPr>
        <w:t xml:space="preserve"> in </w:t>
      </w:r>
      <w:r w:rsidRPr="00BC6E42">
        <w:rPr>
          <w:rFonts w:ascii="Arial" w:hAnsi="Arial"/>
        </w:rPr>
        <w:t>Figure 14</w:t>
      </w:r>
      <w:r w:rsidR="00484FF9">
        <w:rPr>
          <w:rFonts w:ascii="Arial" w:hAnsi="Arial" w:cs="Arial"/>
        </w:rPr>
        <w:t>.</w:t>
      </w:r>
      <w:r w:rsidR="006B569D">
        <w:rPr>
          <w:rFonts w:ascii="Arial" w:hAnsi="Arial" w:cs="Arial"/>
        </w:rPr>
        <w:t xml:space="preserve"> </w:t>
      </w:r>
      <w:r w:rsidR="00C73B89" w:rsidRPr="006B569D">
        <w:rPr>
          <w:rFonts w:ascii="Arial" w:hAnsi="Arial" w:cs="Arial"/>
        </w:rPr>
        <w:t>MAPE</w:t>
      </w:r>
      <w:r w:rsidR="006B569D">
        <w:rPr>
          <w:rFonts w:ascii="Arial" w:hAnsi="Arial" w:cs="Arial"/>
        </w:rPr>
        <w:t>s</w:t>
      </w:r>
      <w:r w:rsidR="00C73B89" w:rsidRPr="006B569D">
        <w:rPr>
          <w:rFonts w:ascii="Arial" w:hAnsi="Arial" w:cs="Arial"/>
        </w:rPr>
        <w:t xml:space="preserve"> </w:t>
      </w:r>
      <w:r w:rsidR="006B569D">
        <w:rPr>
          <w:rFonts w:ascii="Arial" w:hAnsi="Arial" w:cs="Arial"/>
        </w:rPr>
        <w:t>for relative prediction error</w:t>
      </w:r>
      <w:r w:rsidR="00C73B89" w:rsidRPr="00BC6E42">
        <w:rPr>
          <w:rFonts w:ascii="Arial" w:hAnsi="Arial"/>
        </w:rPr>
        <w:t xml:space="preserve"> were 11.0% for RO 1</w:t>
      </w:r>
      <w:r w:rsidR="00C73B89" w:rsidRPr="00BC6E42">
        <w:rPr>
          <w:rFonts w:ascii="Arial" w:hAnsi="Arial"/>
          <w:vertAlign w:val="superscript"/>
        </w:rPr>
        <w:t>st</w:t>
      </w:r>
      <w:r w:rsidRPr="00BC6E42">
        <w:rPr>
          <w:rFonts w:ascii="Arial" w:hAnsi="Arial"/>
        </w:rPr>
        <w:t xml:space="preserve"> </w:t>
      </w:r>
      <w:r w:rsidR="00C73B89" w:rsidRPr="00BC6E42">
        <w:rPr>
          <w:rFonts w:ascii="Arial" w:hAnsi="Arial"/>
        </w:rPr>
        <w:t>Stage, 14.9% for RO 2</w:t>
      </w:r>
      <w:r w:rsidRPr="00BC6E42">
        <w:rPr>
          <w:rFonts w:ascii="Arial" w:hAnsi="Arial"/>
          <w:vertAlign w:val="superscript"/>
        </w:rPr>
        <w:t>nd</w:t>
      </w:r>
      <w:r w:rsidR="00C73B89" w:rsidRPr="00BC6E42">
        <w:rPr>
          <w:rFonts w:ascii="Arial" w:hAnsi="Arial"/>
        </w:rPr>
        <w:t xml:space="preserve"> Stage, and 13.1% for RO 3</w:t>
      </w:r>
      <w:r w:rsidR="00C73B89" w:rsidRPr="00BC6E42">
        <w:rPr>
          <w:rFonts w:ascii="Arial" w:hAnsi="Arial"/>
          <w:vertAlign w:val="superscript"/>
        </w:rPr>
        <w:t>rd</w:t>
      </w:r>
      <w:r w:rsidRPr="00BC6E42">
        <w:rPr>
          <w:rFonts w:ascii="Arial" w:hAnsi="Arial"/>
        </w:rPr>
        <w:t xml:space="preserve"> </w:t>
      </w:r>
      <w:r w:rsidR="00C73B89" w:rsidRPr="00BC6E42">
        <w:rPr>
          <w:rFonts w:ascii="Arial" w:hAnsi="Arial"/>
        </w:rPr>
        <w:t>Stage. The trend of predicted value follows the trend of actual values</w:t>
      </w:r>
      <w:r w:rsidR="00484FF9">
        <w:rPr>
          <w:rFonts w:ascii="Arial" w:hAnsi="Arial" w:cs="Arial"/>
        </w:rPr>
        <w:t xml:space="preserve"> h</w:t>
      </w:r>
      <w:r w:rsidR="00C73B89" w:rsidRPr="006B569D">
        <w:rPr>
          <w:rFonts w:ascii="Arial" w:hAnsi="Arial" w:cs="Arial"/>
        </w:rPr>
        <w:t>owever</w:t>
      </w:r>
      <w:r w:rsidR="00C73B89" w:rsidRPr="00BC6E42">
        <w:rPr>
          <w:rFonts w:ascii="Arial" w:hAnsi="Arial"/>
        </w:rPr>
        <w:t xml:space="preserve"> each MAPE exceeds 10</w:t>
      </w:r>
      <w:r w:rsidR="00C73B89" w:rsidRPr="006B569D">
        <w:rPr>
          <w:rFonts w:ascii="Arial" w:hAnsi="Arial" w:cs="Arial"/>
        </w:rPr>
        <w:t xml:space="preserve">%. </w:t>
      </w:r>
      <w:r w:rsidR="00484FF9">
        <w:rPr>
          <w:rFonts w:ascii="Arial" w:hAnsi="Arial" w:cs="Arial"/>
        </w:rPr>
        <w:t xml:space="preserve">Our future tasks in prediction are as follows: (i) improving prediction model by </w:t>
      </w:r>
      <w:r w:rsidR="00C86A99" w:rsidRPr="004A45D3">
        <w:rPr>
          <w:rFonts w:ascii="Arial" w:hAnsi="Arial" w:cs="Arial"/>
        </w:rPr>
        <w:t>using other related factors</w:t>
      </w:r>
      <w:r w:rsidR="00484FF9">
        <w:rPr>
          <w:rFonts w:ascii="Arial" w:hAnsi="Arial" w:cs="Arial"/>
        </w:rPr>
        <w:t xml:space="preserve"> and (ii)</w:t>
      </w:r>
      <w:r w:rsidR="00C73B89" w:rsidRPr="00BC6E42">
        <w:rPr>
          <w:rFonts w:ascii="Arial" w:hAnsi="Arial"/>
        </w:rPr>
        <w:t xml:space="preserve"> data analysis regarding membrane </w:t>
      </w:r>
      <w:r w:rsidR="00E36069">
        <w:rPr>
          <w:rFonts w:ascii="Arial" w:hAnsi="Arial"/>
        </w:rPr>
        <w:t xml:space="preserve">scaling </w:t>
      </w:r>
      <w:r w:rsidR="00C73B89" w:rsidRPr="00BC6E42">
        <w:rPr>
          <w:rFonts w:ascii="Arial" w:hAnsi="Arial"/>
        </w:rPr>
        <w:t>and TOC removal.</w:t>
      </w:r>
    </w:p>
    <w:p w14:paraId="3E9F2098" w14:textId="77777777" w:rsidR="00D661AB" w:rsidRPr="005D1453" w:rsidRDefault="00D661AB" w:rsidP="00BC6E42">
      <w:pPr>
        <w:rPr>
          <w:rFonts w:ascii="Arial" w:hAnsi="Arial" w:cs="Arial"/>
        </w:rPr>
      </w:pPr>
    </w:p>
    <w:p w14:paraId="77CCAFEB" w14:textId="58FB14A5" w:rsidR="00C148C9" w:rsidRPr="004A05CE" w:rsidRDefault="00C148C9" w:rsidP="00A47621">
      <w:pPr>
        <w:rPr>
          <w:rFonts w:ascii="Arial" w:hAnsi="Arial" w:cs="Arial"/>
        </w:rPr>
      </w:pPr>
    </w:p>
    <w:p w14:paraId="3353E246" w14:textId="341C5339" w:rsidR="00C148C9" w:rsidRDefault="00C148C9" w:rsidP="00A47621">
      <w:pPr>
        <w:rPr>
          <w:rFonts w:ascii="Arial" w:hAnsi="Arial" w:cs="Arial"/>
        </w:rPr>
      </w:pPr>
    </w:p>
    <w:p w14:paraId="3DB18999" w14:textId="5EF88EE4" w:rsidR="00C148C9" w:rsidRDefault="00C148C9" w:rsidP="00A47621">
      <w:pPr>
        <w:rPr>
          <w:rFonts w:ascii="Arial" w:hAnsi="Arial" w:cs="Arial"/>
        </w:rPr>
      </w:pPr>
    </w:p>
    <w:p w14:paraId="008EB8A5" w14:textId="7E4E300F" w:rsidR="00C148C9" w:rsidRDefault="00C148C9" w:rsidP="00A47621">
      <w:pPr>
        <w:rPr>
          <w:rFonts w:ascii="Arial" w:hAnsi="Arial" w:cs="Arial"/>
        </w:rPr>
      </w:pPr>
    </w:p>
    <w:p w14:paraId="1896B068" w14:textId="67FA35A9" w:rsidR="00C148C9" w:rsidRDefault="00C148C9" w:rsidP="00A47621">
      <w:pPr>
        <w:rPr>
          <w:rFonts w:ascii="Arial" w:hAnsi="Arial" w:cs="Arial"/>
        </w:rPr>
      </w:pPr>
    </w:p>
    <w:p w14:paraId="04E970DC" w14:textId="0A9B60F2" w:rsidR="00C148C9" w:rsidRDefault="00C148C9" w:rsidP="00A47621">
      <w:pPr>
        <w:rPr>
          <w:rFonts w:ascii="Arial" w:hAnsi="Arial" w:cs="Arial"/>
        </w:rPr>
      </w:pPr>
    </w:p>
    <w:p w14:paraId="05E2E029" w14:textId="6BBE39DE" w:rsidR="00C148C9" w:rsidRDefault="00C148C9" w:rsidP="00A47621">
      <w:pPr>
        <w:rPr>
          <w:rFonts w:ascii="Arial" w:hAnsi="Arial" w:cs="Arial"/>
        </w:rPr>
      </w:pPr>
    </w:p>
    <w:p w14:paraId="7BBEE398" w14:textId="652E386D" w:rsidR="00C148C9" w:rsidRDefault="00C148C9" w:rsidP="00A47621">
      <w:pPr>
        <w:rPr>
          <w:rFonts w:ascii="Arial" w:hAnsi="Arial" w:cs="Arial"/>
        </w:rPr>
      </w:pPr>
    </w:p>
    <w:p w14:paraId="39379154" w14:textId="23CF144A" w:rsidR="00C148C9" w:rsidRDefault="00C148C9" w:rsidP="00A47621">
      <w:pPr>
        <w:rPr>
          <w:rFonts w:ascii="Arial" w:hAnsi="Arial" w:cs="Arial"/>
        </w:rPr>
      </w:pPr>
    </w:p>
    <w:p w14:paraId="74D66A51" w14:textId="3A3CD699" w:rsidR="00080BE0" w:rsidRPr="005D1453" w:rsidRDefault="00C148C9" w:rsidP="00BC6E42">
      <w:pPr>
        <w:rPr>
          <w:rFonts w:ascii="Arial" w:hAnsi="Arial" w:cs="Arial"/>
        </w:rPr>
      </w:pPr>
      <w:r w:rsidRPr="003B7FBD">
        <w:rPr>
          <w:rFonts w:ascii="Arial" w:hAnsi="Arial" w:cs="Arial"/>
          <w:noProof/>
        </w:rPr>
        <w:lastRenderedPageBreak/>
        <mc:AlternateContent>
          <mc:Choice Requires="wps">
            <w:drawing>
              <wp:anchor distT="45720" distB="45720" distL="114300" distR="114300" simplePos="0" relativeHeight="251665408" behindDoc="0" locked="0" layoutInCell="1" allowOverlap="1" wp14:anchorId="44EB4CB1" wp14:editId="7E63F24A">
                <wp:simplePos x="0" y="0"/>
                <wp:positionH relativeFrom="column">
                  <wp:posOffset>0</wp:posOffset>
                </wp:positionH>
                <wp:positionV relativeFrom="paragraph">
                  <wp:posOffset>12700</wp:posOffset>
                </wp:positionV>
                <wp:extent cx="6375400" cy="4451350"/>
                <wp:effectExtent l="0" t="0" r="6350" b="6350"/>
                <wp:wrapTopAndBottom/>
                <wp:docPr id="3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0" cy="4451350"/>
                        </a:xfrm>
                        <a:prstGeom prst="rect">
                          <a:avLst/>
                        </a:prstGeom>
                        <a:solidFill>
                          <a:srgbClr val="FFFFFF"/>
                        </a:solidFill>
                        <a:ln w="9525">
                          <a:noFill/>
                          <a:miter lim="800000"/>
                          <a:headEnd/>
                          <a:tailEnd/>
                        </a:ln>
                      </wps:spPr>
                      <wps:txbx>
                        <w:txbxContent>
                          <w:p w14:paraId="0A5F0386" w14:textId="77777777" w:rsidR="00C148C9" w:rsidRDefault="00C148C9" w:rsidP="00C148C9">
                            <w:pPr>
                              <w:pStyle w:val="a3"/>
                              <w:ind w:leftChars="0" w:left="0"/>
                              <w:jc w:val="center"/>
                              <w:rPr>
                                <w:rFonts w:ascii="Arial" w:hAnsi="Arial" w:cs="Arial"/>
                              </w:rPr>
                            </w:pPr>
                            <w:r>
                              <w:rPr>
                                <w:rFonts w:ascii="Arial" w:hAnsi="Arial" w:cs="Arial"/>
                                <w:noProof/>
                              </w:rPr>
                              <w:drawing>
                                <wp:inline distT="0" distB="0" distL="0" distR="0" wp14:anchorId="2F558D64" wp14:editId="001DFF10">
                                  <wp:extent cx="5942330" cy="1810385"/>
                                  <wp:effectExtent l="0" t="0" r="0" b="0"/>
                                  <wp:docPr id="1679616565" name="Picture 1679616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2330" cy="1810385"/>
                                          </a:xfrm>
                                          <a:prstGeom prst="rect">
                                            <a:avLst/>
                                          </a:prstGeom>
                                          <a:noFill/>
                                          <a:ln>
                                            <a:noFill/>
                                          </a:ln>
                                        </pic:spPr>
                                      </pic:pic>
                                    </a:graphicData>
                                  </a:graphic>
                                </wp:inline>
                              </w:drawing>
                            </w:r>
                            <w:r w:rsidRPr="003B7FBD">
                              <w:rPr>
                                <w:rFonts w:ascii="Arial" w:hAnsi="Arial" w:cs="Arial" w:hint="eastAsia"/>
                              </w:rPr>
                              <w:t xml:space="preserve"> </w:t>
                            </w:r>
                          </w:p>
                          <w:p w14:paraId="7A16CF1E" w14:textId="77777777" w:rsidR="00C148C9" w:rsidRDefault="00C148C9" w:rsidP="00C148C9">
                            <w:pPr>
                              <w:pStyle w:val="a3"/>
                              <w:ind w:leftChars="0" w:left="0"/>
                              <w:jc w:val="center"/>
                              <w:rPr>
                                <w:rFonts w:ascii="Arial" w:hAnsi="Arial" w:cs="Arial"/>
                              </w:rPr>
                            </w:pPr>
                            <w:r>
                              <w:rPr>
                                <w:rFonts w:ascii="Arial" w:hAnsi="Arial" w:cs="Arial"/>
                              </w:rPr>
                              <w:t xml:space="preserve">  (a): 1st Stage Permeate Conductivity</w:t>
                            </w:r>
                            <w:r>
                              <w:rPr>
                                <w:rFonts w:ascii="Arial" w:hAnsi="Arial" w:cs="Arial" w:hint="eastAsia"/>
                              </w:rPr>
                              <w:t xml:space="preserve"> </w:t>
                            </w:r>
                            <w:r>
                              <w:rPr>
                                <w:rFonts w:ascii="Arial" w:hAnsi="Arial" w:cs="Arial"/>
                              </w:rPr>
                              <w:t xml:space="preserve">      </w:t>
                            </w:r>
                            <w:proofErr w:type="gramStart"/>
                            <w:r>
                              <w:rPr>
                                <w:rFonts w:ascii="Arial" w:hAnsi="Arial" w:cs="Arial"/>
                              </w:rPr>
                              <w:t xml:space="preserve">   (</w:t>
                            </w:r>
                            <w:proofErr w:type="gramEnd"/>
                            <w:r>
                              <w:rPr>
                                <w:rFonts w:ascii="Arial" w:hAnsi="Arial" w:cs="Arial"/>
                              </w:rPr>
                              <w:t>b): 2nd Stage Permeate Conductivity</w:t>
                            </w:r>
                          </w:p>
                          <w:p w14:paraId="5814AEE1" w14:textId="77777777" w:rsidR="00C148C9" w:rsidRDefault="00C148C9" w:rsidP="00C148C9">
                            <w:pPr>
                              <w:pStyle w:val="a3"/>
                              <w:ind w:leftChars="0" w:left="0"/>
                              <w:rPr>
                                <w:rFonts w:ascii="Arial" w:hAnsi="Arial" w:cs="Arial"/>
                              </w:rPr>
                            </w:pPr>
                            <w:r w:rsidRPr="005D1453">
                              <w:rPr>
                                <w:rFonts w:ascii="Arial" w:hAnsi="Arial" w:cs="Arial"/>
                                <w:noProof/>
                              </w:rPr>
                              <w:drawing>
                                <wp:inline distT="0" distB="0" distL="0" distR="0" wp14:anchorId="19CEB21A" wp14:editId="29934625">
                                  <wp:extent cx="3033722" cy="1660550"/>
                                  <wp:effectExtent l="0" t="0" r="0" b="0"/>
                                  <wp:docPr id="46965980" name="Picture 46965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37061" cy="1662378"/>
                                          </a:xfrm>
                                          <a:prstGeom prst="rect">
                                            <a:avLst/>
                                          </a:prstGeom>
                                          <a:noFill/>
                                          <a:ln>
                                            <a:noFill/>
                                          </a:ln>
                                        </pic:spPr>
                                      </pic:pic>
                                    </a:graphicData>
                                  </a:graphic>
                                </wp:inline>
                              </w:drawing>
                            </w:r>
                          </w:p>
                          <w:p w14:paraId="2C85C6AE" w14:textId="77777777" w:rsidR="00C148C9" w:rsidRPr="00120C4B" w:rsidRDefault="00C148C9" w:rsidP="00C148C9">
                            <w:pPr>
                              <w:ind w:firstLineChars="350" w:firstLine="735"/>
                              <w:jc w:val="left"/>
                              <w:rPr>
                                <w:rFonts w:ascii="Arial" w:hAnsi="Arial" w:cs="Arial"/>
                              </w:rPr>
                            </w:pPr>
                            <w:r w:rsidRPr="00120C4B">
                              <w:rPr>
                                <w:rFonts w:ascii="Arial" w:hAnsi="Arial" w:cs="Arial"/>
                              </w:rPr>
                              <w:t>(c): 3rd Stage Permeate Conductivity</w:t>
                            </w:r>
                          </w:p>
                          <w:p w14:paraId="2323CBFE" w14:textId="40D3DF67" w:rsidR="00C148C9" w:rsidRPr="003B7FBD" w:rsidRDefault="00C148C9" w:rsidP="00C148C9">
                            <w:pPr>
                              <w:pStyle w:val="a3"/>
                              <w:ind w:leftChars="0" w:left="0"/>
                              <w:jc w:val="center"/>
                              <w:rPr>
                                <w:rFonts w:ascii="Arial" w:hAnsi="Arial" w:cs="Arial"/>
                              </w:rPr>
                            </w:pPr>
                            <w:r>
                              <w:rPr>
                                <w:rFonts w:ascii="Arial" w:hAnsi="Arial" w:cs="Arial" w:hint="eastAsia"/>
                              </w:rPr>
                              <w:t>F</w:t>
                            </w:r>
                            <w:r>
                              <w:rPr>
                                <w:rFonts w:ascii="Arial" w:hAnsi="Arial" w:cs="Arial"/>
                              </w:rPr>
                              <w:t>igure 1</w:t>
                            </w:r>
                            <w:r w:rsidR="0081086A">
                              <w:rPr>
                                <w:rFonts w:ascii="Arial" w:hAnsi="Arial" w:cs="Arial"/>
                              </w:rPr>
                              <w:t>9</w:t>
                            </w:r>
                            <w:r>
                              <w:rPr>
                                <w:rFonts w:ascii="Arial" w:hAnsi="Arial" w:cs="Arial"/>
                              </w:rPr>
                              <w:t>: Prediction Result for Permeate Conductivity in Each RO Stage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B4CB1" id="_x0000_s1030" type="#_x0000_t202" style="position:absolute;left:0;text-align:left;margin-left:0;margin-top:1pt;width:502pt;height:350.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" stroked="f">
                <v:textbox>
                  <w:txbxContent>
                    <w:p w14:paraId="0A5F0386" w14:textId="77777777" w:rsidR="00C148C9" w:rsidRDefault="00C148C9" w:rsidP="00C148C9">
                      <w:pPr>
                        <w:pStyle w:val="a3"/>
                        <w:ind w:leftChars="0" w:left="0"/>
                        <w:jc w:val="center"/>
                        <w:rPr>
                          <w:rFonts w:ascii="Arial" w:hAnsi="Arial" w:cs="Arial"/>
                        </w:rPr>
                      </w:pPr>
                      <w:r>
                        <w:rPr>
                          <w:rFonts w:ascii="Arial" w:hAnsi="Arial" w:cs="Arial"/>
                          <w:noProof/>
                        </w:rPr>
                        <w:drawing>
                          <wp:inline distT="0" distB="0" distL="0" distR="0" wp14:anchorId="2F558D64" wp14:editId="001DFF10">
                            <wp:extent cx="5942330" cy="1810385"/>
                            <wp:effectExtent l="0" t="0" r="0" b="0"/>
                            <wp:docPr id="1679616565" name="Picture 1679616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2330" cy="1810385"/>
                                    </a:xfrm>
                                    <a:prstGeom prst="rect">
                                      <a:avLst/>
                                    </a:prstGeom>
                                    <a:noFill/>
                                    <a:ln>
                                      <a:noFill/>
                                    </a:ln>
                                  </pic:spPr>
                                </pic:pic>
                              </a:graphicData>
                            </a:graphic>
                          </wp:inline>
                        </w:drawing>
                      </w:r>
                      <w:r w:rsidRPr="003B7FBD">
                        <w:rPr>
                          <w:rFonts w:ascii="Arial" w:hAnsi="Arial" w:cs="Arial" w:hint="eastAsia"/>
                        </w:rPr>
                        <w:t xml:space="preserve"> </w:t>
                      </w:r>
                    </w:p>
                    <w:p w14:paraId="7A16CF1E" w14:textId="77777777" w:rsidR="00C148C9" w:rsidRDefault="00C148C9" w:rsidP="00C148C9">
                      <w:pPr>
                        <w:pStyle w:val="a3"/>
                        <w:ind w:leftChars="0" w:left="0"/>
                        <w:jc w:val="center"/>
                        <w:rPr>
                          <w:rFonts w:ascii="Arial" w:hAnsi="Arial" w:cs="Arial"/>
                        </w:rPr>
                      </w:pPr>
                      <w:r>
                        <w:rPr>
                          <w:rFonts w:ascii="Arial" w:hAnsi="Arial" w:cs="Arial"/>
                        </w:rPr>
                        <w:t xml:space="preserve">  (a): 1st Stage Permeate Conductivity</w:t>
                      </w:r>
                      <w:r>
                        <w:rPr>
                          <w:rFonts w:ascii="Arial" w:hAnsi="Arial" w:cs="Arial" w:hint="eastAsia"/>
                        </w:rPr>
                        <w:t xml:space="preserve"> </w:t>
                      </w:r>
                      <w:r>
                        <w:rPr>
                          <w:rFonts w:ascii="Arial" w:hAnsi="Arial" w:cs="Arial"/>
                        </w:rPr>
                        <w:t xml:space="preserve">      </w:t>
                      </w:r>
                      <w:proofErr w:type="gramStart"/>
                      <w:r>
                        <w:rPr>
                          <w:rFonts w:ascii="Arial" w:hAnsi="Arial" w:cs="Arial"/>
                        </w:rPr>
                        <w:t xml:space="preserve">   (</w:t>
                      </w:r>
                      <w:proofErr w:type="gramEnd"/>
                      <w:r>
                        <w:rPr>
                          <w:rFonts w:ascii="Arial" w:hAnsi="Arial" w:cs="Arial"/>
                        </w:rPr>
                        <w:t>b): 2nd Stage Permeate Conductivity</w:t>
                      </w:r>
                    </w:p>
                    <w:p w14:paraId="5814AEE1" w14:textId="77777777" w:rsidR="00C148C9" w:rsidRDefault="00C148C9" w:rsidP="00C148C9">
                      <w:pPr>
                        <w:pStyle w:val="a3"/>
                        <w:ind w:leftChars="0" w:left="0"/>
                        <w:rPr>
                          <w:rFonts w:ascii="Arial" w:hAnsi="Arial" w:cs="Arial"/>
                        </w:rPr>
                      </w:pPr>
                      <w:r w:rsidRPr="005D1453">
                        <w:rPr>
                          <w:rFonts w:ascii="Arial" w:hAnsi="Arial" w:cs="Arial"/>
                          <w:noProof/>
                        </w:rPr>
                        <w:drawing>
                          <wp:inline distT="0" distB="0" distL="0" distR="0" wp14:anchorId="19CEB21A" wp14:editId="29934625">
                            <wp:extent cx="3033722" cy="1660550"/>
                            <wp:effectExtent l="0" t="0" r="0" b="0"/>
                            <wp:docPr id="46965980" name="Picture 46965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37061" cy="1662378"/>
                                    </a:xfrm>
                                    <a:prstGeom prst="rect">
                                      <a:avLst/>
                                    </a:prstGeom>
                                    <a:noFill/>
                                    <a:ln>
                                      <a:noFill/>
                                    </a:ln>
                                  </pic:spPr>
                                </pic:pic>
                              </a:graphicData>
                            </a:graphic>
                          </wp:inline>
                        </w:drawing>
                      </w:r>
                    </w:p>
                    <w:p w14:paraId="2C85C6AE" w14:textId="77777777" w:rsidR="00C148C9" w:rsidRPr="00120C4B" w:rsidRDefault="00C148C9" w:rsidP="00C148C9">
                      <w:pPr>
                        <w:ind w:firstLineChars="350" w:firstLine="735"/>
                        <w:jc w:val="left"/>
                        <w:rPr>
                          <w:rFonts w:ascii="Arial" w:hAnsi="Arial" w:cs="Arial"/>
                        </w:rPr>
                      </w:pPr>
                      <w:r w:rsidRPr="00120C4B">
                        <w:rPr>
                          <w:rFonts w:ascii="Arial" w:hAnsi="Arial" w:cs="Arial"/>
                        </w:rPr>
                        <w:t>(c): 3rd Stage Permeate Conductivity</w:t>
                      </w:r>
                    </w:p>
                    <w:p w14:paraId="2323CBFE" w14:textId="40D3DF67" w:rsidR="00C148C9" w:rsidRPr="003B7FBD" w:rsidRDefault="00C148C9" w:rsidP="00C148C9">
                      <w:pPr>
                        <w:pStyle w:val="a3"/>
                        <w:ind w:leftChars="0" w:left="0"/>
                        <w:jc w:val="center"/>
                        <w:rPr>
                          <w:rFonts w:ascii="Arial" w:hAnsi="Arial" w:cs="Arial"/>
                        </w:rPr>
                      </w:pPr>
                      <w:r>
                        <w:rPr>
                          <w:rFonts w:ascii="Arial" w:hAnsi="Arial" w:cs="Arial" w:hint="eastAsia"/>
                        </w:rPr>
                        <w:t>F</w:t>
                      </w:r>
                      <w:r>
                        <w:rPr>
                          <w:rFonts w:ascii="Arial" w:hAnsi="Arial" w:cs="Arial"/>
                        </w:rPr>
                        <w:t>igure 1</w:t>
                      </w:r>
                      <w:r w:rsidR="0081086A">
                        <w:rPr>
                          <w:rFonts w:ascii="Arial" w:hAnsi="Arial" w:cs="Arial"/>
                        </w:rPr>
                        <w:t>9</w:t>
                      </w:r>
                      <w:r>
                        <w:rPr>
                          <w:rFonts w:ascii="Arial" w:hAnsi="Arial" w:cs="Arial"/>
                        </w:rPr>
                        <w:t>: Prediction Result for Permeate Conductivity in Each RO Stage</w:t>
                      </w:r>
                    </w:p>
                  </w:txbxContent>
                </v:textbox>
                <w10:wrap type="topAndBottom"/>
              </v:shape>
            </w:pict>
          </mc:Fallback>
        </mc:AlternateContent>
      </w:r>
    </w:p>
    <w:p w14:paraId="23F41020" w14:textId="61947FD6" w:rsidR="00ED3E0C" w:rsidRPr="005D1453" w:rsidRDefault="0069657C" w:rsidP="00ED3E0C">
      <w:pPr>
        <w:pStyle w:val="a3"/>
        <w:numPr>
          <w:ilvl w:val="0"/>
          <w:numId w:val="1"/>
        </w:numPr>
        <w:ind w:leftChars="0"/>
        <w:rPr>
          <w:rFonts w:ascii="Arial" w:hAnsi="Arial" w:cs="Arial"/>
          <w:b/>
          <w:bCs/>
          <w:u w:val="single"/>
        </w:rPr>
      </w:pPr>
      <w:r w:rsidRPr="005D1453">
        <w:rPr>
          <w:rFonts w:ascii="Arial" w:hAnsi="Arial" w:cs="Arial"/>
          <w:b/>
          <w:bCs/>
          <w:u w:val="single"/>
        </w:rPr>
        <w:t xml:space="preserve">Desktop Evaluation based on </w:t>
      </w:r>
      <w:r w:rsidR="004F5802" w:rsidRPr="005D1453">
        <w:rPr>
          <w:rFonts w:ascii="Arial" w:hAnsi="Arial" w:cs="Arial"/>
          <w:b/>
          <w:bCs/>
          <w:u w:val="single"/>
        </w:rPr>
        <w:t>WBMWD</w:t>
      </w:r>
    </w:p>
    <w:p w14:paraId="39890D37" w14:textId="4B017935" w:rsidR="00FA419A" w:rsidRPr="005D1453" w:rsidRDefault="00ED3E0C" w:rsidP="00732A0E">
      <w:pPr>
        <w:pStyle w:val="a3"/>
        <w:ind w:leftChars="0" w:left="0" w:firstLineChars="100" w:firstLine="210"/>
        <w:rPr>
          <w:rFonts w:ascii="Arial" w:hAnsi="Arial" w:cs="Arial"/>
        </w:rPr>
      </w:pPr>
      <w:r w:rsidRPr="005D1453">
        <w:rPr>
          <w:rFonts w:ascii="Arial" w:hAnsi="Arial" w:cs="Arial"/>
        </w:rPr>
        <w:t>D</w:t>
      </w:r>
      <w:r w:rsidR="002B3810" w:rsidRPr="005D1453">
        <w:rPr>
          <w:rFonts w:ascii="Arial" w:hAnsi="Arial" w:cs="Arial"/>
        </w:rPr>
        <w:t>ata analysis is behind schedule</w:t>
      </w:r>
      <w:r w:rsidR="004F5802" w:rsidRPr="005D1453">
        <w:rPr>
          <w:rFonts w:ascii="Arial" w:hAnsi="Arial" w:cs="Arial"/>
        </w:rPr>
        <w:t xml:space="preserve">. We received data and process information in </w:t>
      </w:r>
      <w:r w:rsidR="00627CB4">
        <w:rPr>
          <w:rFonts w:ascii="Arial" w:hAnsi="Arial" w:cs="Arial"/>
        </w:rPr>
        <w:t>March</w:t>
      </w:r>
      <w:r w:rsidR="00627CB4" w:rsidRPr="005D1453">
        <w:rPr>
          <w:rFonts w:ascii="Arial" w:hAnsi="Arial" w:cs="Arial"/>
        </w:rPr>
        <w:t xml:space="preserve"> </w:t>
      </w:r>
      <w:r w:rsidR="004F5802" w:rsidRPr="005D1453">
        <w:rPr>
          <w:rFonts w:ascii="Arial" w:hAnsi="Arial" w:cs="Arial"/>
        </w:rPr>
        <w:t>and clarified the o</w:t>
      </w:r>
      <w:r w:rsidR="004F5802" w:rsidRPr="00B54E43">
        <w:rPr>
          <w:rFonts w:ascii="Arial" w:hAnsi="Arial" w:cs="Arial"/>
        </w:rPr>
        <w:t>bjectives for data analysis.</w:t>
      </w:r>
      <w:r w:rsidR="009A3470" w:rsidRPr="00B54E43">
        <w:rPr>
          <w:rFonts w:ascii="Arial" w:hAnsi="Arial" w:cs="Arial"/>
        </w:rPr>
        <w:t xml:space="preserve"> </w:t>
      </w:r>
      <w:r w:rsidR="00732A0E">
        <w:rPr>
          <w:rFonts w:ascii="Arial" w:hAnsi="Arial" w:cs="Arial"/>
        </w:rPr>
        <w:t>Data analysis is underway.</w:t>
      </w:r>
    </w:p>
    <w:p w14:paraId="384A7230" w14:textId="2636FF86" w:rsidR="00B45959" w:rsidRPr="005D1453" w:rsidRDefault="00B45959" w:rsidP="00F364CC">
      <w:pPr>
        <w:pStyle w:val="a3"/>
        <w:ind w:leftChars="0" w:left="420"/>
        <w:rPr>
          <w:rFonts w:ascii="Arial" w:hAnsi="Arial" w:cs="Arial"/>
        </w:rPr>
      </w:pPr>
    </w:p>
    <w:p w14:paraId="26F57965" w14:textId="2E60FAE0" w:rsidR="00F364CC" w:rsidRPr="00656252" w:rsidRDefault="00F364CC" w:rsidP="00F364CC">
      <w:pPr>
        <w:pStyle w:val="a3"/>
        <w:numPr>
          <w:ilvl w:val="0"/>
          <w:numId w:val="1"/>
        </w:numPr>
        <w:ind w:leftChars="0"/>
        <w:rPr>
          <w:rFonts w:ascii="Arial" w:hAnsi="Arial" w:cs="Arial"/>
          <w:b/>
          <w:bCs/>
          <w:u w:val="single"/>
        </w:rPr>
      </w:pPr>
      <w:r w:rsidRPr="00656252">
        <w:rPr>
          <w:rFonts w:ascii="Arial" w:hAnsi="Arial" w:cs="Arial"/>
          <w:b/>
          <w:bCs/>
          <w:u w:val="single"/>
        </w:rPr>
        <w:t>Future Tasks</w:t>
      </w:r>
    </w:p>
    <w:p w14:paraId="59852CF4" w14:textId="4CCF0F20" w:rsidR="00F364CC" w:rsidRPr="005D1453" w:rsidRDefault="00F364CC" w:rsidP="00F364CC">
      <w:pPr>
        <w:pStyle w:val="a3"/>
        <w:ind w:leftChars="0" w:left="0" w:firstLineChars="100" w:firstLine="210"/>
        <w:rPr>
          <w:rFonts w:ascii="Arial" w:hAnsi="Arial" w:cs="Arial"/>
        </w:rPr>
      </w:pPr>
      <w:r w:rsidRPr="005D1453">
        <w:rPr>
          <w:rFonts w:ascii="Arial" w:hAnsi="Arial" w:cs="Arial"/>
        </w:rPr>
        <w:t xml:space="preserve">In the model creation, we will continue to predict water qualities such as conductivity, TOC, etc. and detect membrane fouling using the temperature correction data. Also, </w:t>
      </w:r>
      <w:r w:rsidR="00D52A31" w:rsidRPr="005D1453">
        <w:rPr>
          <w:rFonts w:ascii="Arial" w:hAnsi="Arial" w:cs="Arial"/>
        </w:rPr>
        <w:t>w</w:t>
      </w:r>
      <w:r w:rsidRPr="005D1453">
        <w:rPr>
          <w:rFonts w:ascii="Arial" w:hAnsi="Arial" w:cs="Arial"/>
        </w:rPr>
        <w:t>e analyze the behavior of the salt rejection for driving pressure at each stage from 1</w:t>
      </w:r>
      <w:r w:rsidRPr="00CF6A24">
        <w:rPr>
          <w:rFonts w:ascii="Arial" w:hAnsi="Arial" w:cs="Arial"/>
          <w:vertAlign w:val="superscript"/>
        </w:rPr>
        <w:t>st</w:t>
      </w:r>
      <w:r w:rsidR="00CF6A24">
        <w:rPr>
          <w:rFonts w:ascii="Arial" w:hAnsi="Arial" w:cs="Arial"/>
        </w:rPr>
        <w:t xml:space="preserve"> </w:t>
      </w:r>
      <w:r w:rsidRPr="005D1453">
        <w:rPr>
          <w:rFonts w:ascii="Arial" w:hAnsi="Arial" w:cs="Arial"/>
        </w:rPr>
        <w:t>to 3</w:t>
      </w:r>
      <w:r w:rsidRPr="00CF6A24">
        <w:rPr>
          <w:rFonts w:ascii="Arial" w:hAnsi="Arial" w:cs="Arial"/>
          <w:vertAlign w:val="superscript"/>
        </w:rPr>
        <w:t>rd</w:t>
      </w:r>
      <w:r w:rsidR="00CF6A24">
        <w:rPr>
          <w:rFonts w:ascii="Arial" w:hAnsi="Arial" w:cs="Arial"/>
        </w:rPr>
        <w:t xml:space="preserve"> </w:t>
      </w:r>
      <w:r w:rsidRPr="005D1453">
        <w:rPr>
          <w:rFonts w:ascii="Arial" w:hAnsi="Arial" w:cs="Arial"/>
        </w:rPr>
        <w:t>and explore the optimal operation within the operational range recommended by membrane suppliers.</w:t>
      </w:r>
    </w:p>
    <w:p w14:paraId="3416CA75" w14:textId="578AB104" w:rsidR="00F364CC" w:rsidRDefault="00F364CC" w:rsidP="00B45959">
      <w:pPr>
        <w:pStyle w:val="a3"/>
        <w:ind w:leftChars="0" w:left="0"/>
        <w:rPr>
          <w:rFonts w:ascii="Arial" w:hAnsi="Arial" w:cs="Arial"/>
        </w:rPr>
      </w:pPr>
    </w:p>
    <w:p w14:paraId="2092CCE8" w14:textId="77777777" w:rsidR="000E2694" w:rsidRPr="00656252" w:rsidRDefault="000E2694" w:rsidP="000E2694">
      <w:pPr>
        <w:pStyle w:val="a3"/>
        <w:numPr>
          <w:ilvl w:val="0"/>
          <w:numId w:val="1"/>
        </w:numPr>
        <w:ind w:leftChars="0"/>
        <w:rPr>
          <w:rFonts w:ascii="Arial" w:hAnsi="Arial" w:cs="Arial"/>
          <w:b/>
          <w:bCs/>
          <w:u w:val="single"/>
        </w:rPr>
      </w:pPr>
      <w:r>
        <w:rPr>
          <w:rFonts w:ascii="Arial" w:hAnsi="Arial" w:cs="Arial"/>
          <w:b/>
          <w:bCs/>
          <w:u w:val="single"/>
        </w:rPr>
        <w:t>Appendix</w:t>
      </w:r>
    </w:p>
    <w:p w14:paraId="3ACBB015" w14:textId="77777777" w:rsidR="000E2694" w:rsidRDefault="000E2694" w:rsidP="000E2694">
      <w:pPr>
        <w:pStyle w:val="a3"/>
        <w:ind w:leftChars="0" w:left="0"/>
        <w:rPr>
          <w:rFonts w:ascii="Arial" w:hAnsi="Arial" w:cs="Arial"/>
        </w:rPr>
      </w:pPr>
      <w:r>
        <w:rPr>
          <w:rFonts w:ascii="Arial" w:hAnsi="Arial" w:cs="Arial"/>
        </w:rPr>
        <w:t>Used mathematical equations for Temperature Correction Factor (TCF) or normalization in this report are as follows:</w:t>
      </w:r>
    </w:p>
    <w:p w14:paraId="332EDA44" w14:textId="77777777" w:rsidR="000E2694" w:rsidRDefault="000E2694" w:rsidP="000E2694">
      <w:pPr>
        <w:pStyle w:val="a3"/>
        <w:numPr>
          <w:ilvl w:val="0"/>
          <w:numId w:val="3"/>
        </w:numPr>
        <w:ind w:leftChars="0"/>
        <w:rPr>
          <w:rFonts w:ascii="Arial" w:hAnsi="Arial" w:cs="Arial"/>
        </w:rPr>
      </w:pPr>
      <w:r>
        <w:rPr>
          <w:rFonts w:ascii="Arial" w:hAnsi="Arial" w:cs="Arial"/>
        </w:rPr>
        <w:t xml:space="preserve">Water Viscosity (Temperature dependency; Andrade equation): </w:t>
      </w:r>
      <m:oMath>
        <m:r>
          <w:rPr>
            <w:rFonts w:ascii="Cambria Math" w:hAnsi="Cambria Math" w:cs="Arial"/>
          </w:rPr>
          <m:t>η</m:t>
        </m:r>
      </m:oMath>
    </w:p>
    <w:p w14:paraId="277824DE" w14:textId="77777777" w:rsidR="000E2694" w:rsidRPr="00524F5F" w:rsidRDefault="00B425E9" w:rsidP="000E2694">
      <w:pPr>
        <w:pStyle w:val="a3"/>
        <w:ind w:leftChars="0" w:left="0"/>
        <w:rPr>
          <w:rFonts w:ascii="Arial" w:hAnsi="Arial" w:cs="Arial"/>
        </w:rPr>
      </w:pPr>
      <m:oMathPara>
        <m:oMath>
          <m:eqArr>
            <m:eqArrPr>
              <m:maxDist m:val="1"/>
              <m:ctrlPr>
                <w:rPr>
                  <w:rFonts w:ascii="Cambria Math" w:hAnsi="Cambria Math" w:cs="Arial"/>
                  <w:i/>
                </w:rPr>
              </m:ctrlPr>
            </m:eqArrPr>
            <m:e>
              <m:r>
                <w:rPr>
                  <w:rFonts w:ascii="Cambria Math" w:hAnsi="Cambria Math" w:cs="Arial"/>
                </w:rPr>
                <m:t>η</m:t>
              </m:r>
              <m:d>
                <m:dPr>
                  <m:ctrlPr>
                    <w:rPr>
                      <w:rFonts w:ascii="Cambria Math" w:hAnsi="Cambria Math" w:cs="Arial"/>
                      <w:i/>
                    </w:rPr>
                  </m:ctrlPr>
                </m:dPr>
                <m:e>
                  <m:r>
                    <w:rPr>
                      <w:rFonts w:ascii="Cambria Math" w:hAnsi="Cambria Math" w:cs="Arial"/>
                    </w:rPr>
                    <m:t>T</m:t>
                  </m:r>
                </m:e>
              </m:d>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exp</m:t>
                  </m:r>
                </m:fName>
                <m:e>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r>
                            <w:rPr>
                              <w:rFonts w:ascii="Cambria Math" w:hAnsi="Cambria Math" w:cs="Arial"/>
                            </w:rPr>
                            <m:t>T+273.15</m:t>
                          </m:r>
                        </m:den>
                      </m:f>
                    </m:e>
                  </m:d>
                </m:e>
              </m:func>
              <m:r>
                <w:rPr>
                  <w:rFonts w:ascii="Cambria Math" w:hAnsi="Cambria Math" w:cs="Arial"/>
                </w:rPr>
                <m:t>#(A1)</m:t>
              </m:r>
            </m:e>
          </m:eqArr>
        </m:oMath>
      </m:oMathPara>
    </w:p>
    <w:p w14:paraId="472B1B09" w14:textId="08C43BB2" w:rsidR="000E2694" w:rsidRDefault="000E2694" w:rsidP="000E2694">
      <w:pPr>
        <w:pStyle w:val="a3"/>
        <w:ind w:leftChars="0" w:left="0"/>
        <w:rPr>
          <w:rFonts w:ascii="Arial" w:hAnsi="Arial" w:cs="Arial"/>
        </w:rPr>
      </w:pPr>
      <w:r>
        <w:rPr>
          <w:rFonts w:ascii="Arial" w:hAnsi="Arial" w:cs="Arial" w:hint="eastAsia"/>
        </w:rPr>
        <w:t>H</w:t>
      </w:r>
      <w:r>
        <w:rPr>
          <w:rFonts w:ascii="Arial" w:hAnsi="Arial" w:cs="Arial"/>
        </w:rPr>
        <w:t xml:space="preserve">ere, </w:t>
      </w:r>
      <m:oMath>
        <m:r>
          <w:rPr>
            <w:rFonts w:ascii="Cambria Math" w:hAnsi="Cambria Math" w:cs="Arial"/>
          </w:rPr>
          <m:t>T[℃]</m:t>
        </m:r>
      </m:oMath>
      <w:r>
        <w:rPr>
          <w:rFonts w:ascii="Arial" w:hAnsi="Arial" w:cs="Arial" w:hint="eastAsia"/>
        </w:rPr>
        <w:t xml:space="preserve"> </w:t>
      </w:r>
      <w:r>
        <w:rPr>
          <w:rFonts w:ascii="Arial" w:hAnsi="Arial" w:cs="Arial"/>
        </w:rPr>
        <w:t xml:space="preserve">is the water temperature and </w:t>
      </w:r>
      <m:oMath>
        <m:r>
          <w:rPr>
            <w:rFonts w:ascii="Cambria Math" w:hAnsi="Cambria Math" w:cs="Arial"/>
          </w:rPr>
          <m:t>c</m:t>
        </m:r>
      </m:oMath>
      <w:r>
        <w:rPr>
          <w:rFonts w:ascii="Arial" w:hAnsi="Arial" w:cs="Arial" w:hint="eastAsia"/>
        </w:rPr>
        <w:t xml:space="preserve"> </w:t>
      </w:r>
      <w:r>
        <w:rPr>
          <w:rFonts w:ascii="Arial" w:hAnsi="Arial" w:cs="Arial"/>
        </w:rPr>
        <w:t xml:space="preserve">is a specific coefficient. </w:t>
      </w:r>
      <m:oMath>
        <m:r>
          <w:rPr>
            <w:rFonts w:ascii="Cambria Math" w:hAnsi="Cambria Math" w:cs="Arial"/>
          </w:rPr>
          <m:t>c=1965</m:t>
        </m:r>
      </m:oMath>
      <w:r>
        <w:rPr>
          <w:rFonts w:ascii="Arial" w:hAnsi="Arial" w:cs="Arial"/>
        </w:rPr>
        <w:t xml:space="preserve"> in LVMWD data, </w:t>
      </w:r>
      <m:oMath>
        <m:r>
          <w:rPr>
            <w:rFonts w:ascii="Cambria Math" w:hAnsi="Cambria Math" w:cs="Arial"/>
          </w:rPr>
          <m:t>c=3140</m:t>
        </m:r>
      </m:oMath>
      <w:r>
        <w:rPr>
          <w:rFonts w:ascii="Arial" w:hAnsi="Arial" w:cs="Arial"/>
        </w:rPr>
        <w:t xml:space="preserve"> in </w:t>
      </w:r>
      <w:r>
        <w:rPr>
          <w:rFonts w:ascii="Arial" w:hAnsi="Arial" w:cs="Arial"/>
        </w:rPr>
        <w:lastRenderedPageBreak/>
        <w:t>OCWD data.</w:t>
      </w:r>
    </w:p>
    <w:p w14:paraId="5BB8FF8F" w14:textId="77777777" w:rsidR="000E2694" w:rsidRDefault="000E2694" w:rsidP="000E2694">
      <w:pPr>
        <w:pStyle w:val="a3"/>
        <w:numPr>
          <w:ilvl w:val="0"/>
          <w:numId w:val="3"/>
        </w:numPr>
        <w:ind w:leftChars="0"/>
        <w:rPr>
          <w:rFonts w:ascii="Arial" w:hAnsi="Arial" w:cs="Arial"/>
        </w:rPr>
      </w:pPr>
      <w:r>
        <w:rPr>
          <w:rFonts w:ascii="Arial" w:hAnsi="Arial" w:cs="Arial"/>
        </w:rPr>
        <w:t xml:space="preserve">Water Fluidity (Temperature dependency): </w:t>
      </w:r>
      <m:oMath>
        <m:r>
          <w:rPr>
            <w:rFonts w:ascii="Cambria Math" w:hAnsi="Cambria Math" w:cs="Arial"/>
          </w:rPr>
          <m:t>φ</m:t>
        </m:r>
      </m:oMath>
    </w:p>
    <w:p w14:paraId="6331023D" w14:textId="77777777" w:rsidR="000E2694" w:rsidRPr="00524F5F" w:rsidRDefault="00B425E9" w:rsidP="000E2694">
      <w:pPr>
        <w:pStyle w:val="a3"/>
        <w:ind w:leftChars="0" w:left="0"/>
        <w:rPr>
          <w:rFonts w:ascii="Arial" w:hAnsi="Arial" w:cs="Arial"/>
        </w:rPr>
      </w:pPr>
      <m:oMathPara>
        <m:oMath>
          <m:eqArr>
            <m:eqArrPr>
              <m:maxDist m:val="1"/>
              <m:ctrlPr>
                <w:rPr>
                  <w:rFonts w:ascii="Cambria Math" w:hAnsi="Cambria Math" w:cs="Arial"/>
                  <w:i/>
                </w:rPr>
              </m:ctrlPr>
            </m:eqArrPr>
            <m:e>
              <m:r>
                <w:rPr>
                  <w:rFonts w:ascii="Cambria Math" w:hAnsi="Cambria Math" w:cs="Arial"/>
                </w:rPr>
                <m:t>φ</m:t>
              </m:r>
              <m:d>
                <m:dPr>
                  <m:ctrlPr>
                    <w:rPr>
                      <w:rFonts w:ascii="Cambria Math" w:hAnsi="Cambria Math" w:cs="Arial"/>
                      <w:i/>
                    </w:rPr>
                  </m:ctrlPr>
                </m:dPr>
                <m:e>
                  <m:r>
                    <w:rPr>
                      <w:rFonts w:ascii="Cambria Math" w:hAnsi="Cambria Math" w:cs="Arial"/>
                    </w:rPr>
                    <m:t>T</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η</m:t>
                  </m:r>
                  <m:d>
                    <m:dPr>
                      <m:ctrlPr>
                        <w:rPr>
                          <w:rFonts w:ascii="Cambria Math" w:hAnsi="Cambria Math" w:cs="Arial"/>
                          <w:i/>
                        </w:rPr>
                      </m:ctrlPr>
                    </m:dPr>
                    <m:e>
                      <m:r>
                        <w:rPr>
                          <w:rFonts w:ascii="Cambria Math" w:hAnsi="Cambria Math" w:cs="Arial"/>
                        </w:rPr>
                        <m:t>T</m:t>
                      </m:r>
                    </m:e>
                  </m:d>
                </m:den>
              </m:f>
              <m:r>
                <w:rPr>
                  <w:rFonts w:ascii="Cambria Math" w:hAnsi="Cambria Math" w:cs="Arial"/>
                </w:rPr>
                <m:t>#(A2)</m:t>
              </m:r>
            </m:e>
          </m:eqArr>
        </m:oMath>
      </m:oMathPara>
    </w:p>
    <w:p w14:paraId="6A2FD093" w14:textId="77777777" w:rsidR="000E2694" w:rsidRDefault="000E2694" w:rsidP="000E2694">
      <w:pPr>
        <w:pStyle w:val="a3"/>
        <w:ind w:leftChars="0" w:left="0"/>
        <w:rPr>
          <w:rFonts w:ascii="Arial" w:hAnsi="Arial" w:cs="Arial"/>
        </w:rPr>
      </w:pPr>
      <w:r>
        <w:rPr>
          <w:rFonts w:ascii="Arial" w:hAnsi="Arial" w:cs="Arial" w:hint="eastAsia"/>
        </w:rPr>
        <w:t>H</w:t>
      </w:r>
      <w:r>
        <w:rPr>
          <w:rFonts w:ascii="Arial" w:hAnsi="Arial" w:cs="Arial"/>
        </w:rPr>
        <w:t xml:space="preserve">ere, </w:t>
      </w:r>
      <m:oMath>
        <m:r>
          <w:rPr>
            <w:rFonts w:ascii="Cambria Math" w:hAnsi="Cambria Math" w:cs="Arial"/>
          </w:rPr>
          <m:t>η</m:t>
        </m:r>
      </m:oMath>
      <w:r>
        <w:rPr>
          <w:rFonts w:ascii="Arial" w:hAnsi="Arial" w:cs="Arial" w:hint="eastAsia"/>
        </w:rPr>
        <w:t xml:space="preserve"> </w:t>
      </w:r>
      <w:r>
        <w:rPr>
          <w:rFonts w:ascii="Arial" w:hAnsi="Arial" w:cs="Arial"/>
        </w:rPr>
        <w:t>is the water viscosity.</w:t>
      </w:r>
    </w:p>
    <w:p w14:paraId="47617F41" w14:textId="77777777" w:rsidR="000E2694" w:rsidRDefault="000E2694" w:rsidP="000E2694">
      <w:pPr>
        <w:pStyle w:val="a3"/>
        <w:numPr>
          <w:ilvl w:val="0"/>
          <w:numId w:val="3"/>
        </w:numPr>
        <w:ind w:leftChars="0"/>
        <w:rPr>
          <w:rFonts w:ascii="Arial" w:hAnsi="Arial" w:cs="Arial"/>
        </w:rPr>
      </w:pPr>
      <w:r>
        <w:rPr>
          <w:rFonts w:ascii="Arial" w:hAnsi="Arial" w:cs="Arial"/>
        </w:rPr>
        <w:t xml:space="preserve">Temperature Correction Factor (TCF): </w:t>
      </w:r>
      <m:oMath>
        <m:r>
          <w:rPr>
            <w:rFonts w:ascii="Cambria Math" w:hAnsi="Cambria Math" w:cs="Arial"/>
          </w:rPr>
          <m:t>F</m:t>
        </m:r>
      </m:oMath>
    </w:p>
    <w:p w14:paraId="025BB104" w14:textId="77777777" w:rsidR="000E2694" w:rsidRPr="0073660F" w:rsidRDefault="00B425E9" w:rsidP="000E2694">
      <w:pPr>
        <w:pStyle w:val="a3"/>
        <w:ind w:leftChars="0" w:left="420"/>
        <w:rPr>
          <w:rFonts w:ascii="Arial" w:hAnsi="Arial" w:cs="Arial"/>
        </w:rPr>
      </w:pPr>
      <m:oMathPara>
        <m:oMath>
          <m:eqArr>
            <m:eqArrPr>
              <m:maxDist m:val="1"/>
              <m:ctrlPr>
                <w:rPr>
                  <w:rFonts w:ascii="Cambria Math" w:hAnsi="Cambria Math" w:cs="Arial"/>
                  <w:i/>
                </w:rPr>
              </m:ctrlPr>
            </m:eqArrPr>
            <m:e>
              <m:r>
                <w:rPr>
                  <w:rFonts w:ascii="Cambria Math" w:hAnsi="Cambria Math" w:cs="Arial"/>
                </w:rPr>
                <m:t>F(T)=</m:t>
              </m:r>
              <m:f>
                <m:fPr>
                  <m:ctrlPr>
                    <w:rPr>
                      <w:rFonts w:ascii="Cambria Math" w:hAnsi="Cambria Math" w:cs="Arial"/>
                      <w:i/>
                    </w:rPr>
                  </m:ctrlPr>
                </m:fPr>
                <m:num>
                  <m:r>
                    <w:rPr>
                      <w:rFonts w:ascii="Cambria Math" w:hAnsi="Cambria Math" w:cs="Arial"/>
                    </w:rPr>
                    <m:t>η</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e>
                  </m:d>
                </m:num>
                <m:den>
                  <m:r>
                    <w:rPr>
                      <w:rFonts w:ascii="Cambria Math" w:hAnsi="Cambria Math" w:cs="Arial"/>
                    </w:rPr>
                    <m:t>η</m:t>
                  </m:r>
                  <m:d>
                    <m:dPr>
                      <m:ctrlPr>
                        <w:rPr>
                          <w:rFonts w:ascii="Cambria Math" w:hAnsi="Cambria Math" w:cs="Arial"/>
                          <w:i/>
                        </w:rPr>
                      </m:ctrlPr>
                    </m:dPr>
                    <m:e>
                      <m:r>
                        <w:rPr>
                          <w:rFonts w:ascii="Cambria Math" w:hAnsi="Cambria Math" w:cs="Arial"/>
                        </w:rPr>
                        <m:t>T</m:t>
                      </m:r>
                    </m:e>
                  </m:d>
                </m:den>
              </m:f>
              <m:r>
                <w:rPr>
                  <w:rFonts w:ascii="Cambria Math" w:hAnsi="Cambria Math" w:cs="Arial"/>
                </w:rPr>
                <m:t>#(A3)</m:t>
              </m:r>
              <m:ctrlPr>
                <w:rPr>
                  <w:rFonts w:ascii="Cambria Math" w:eastAsia="Cambria Math" w:hAnsi="Cambria Math" w:cs="Cambria Math"/>
                  <w:i/>
                </w:rPr>
              </m:ctrlPr>
            </m:e>
            <m:e>
              <m:r>
                <w:rPr>
                  <w:rFonts w:ascii="Cambria Math" w:hAnsi="Cambria Math" w:cs="Arial"/>
                </w:rPr>
                <m:t>F(T)=</m:t>
              </m:r>
              <m:f>
                <m:fPr>
                  <m:ctrlPr>
                    <w:rPr>
                      <w:rFonts w:ascii="Cambria Math" w:hAnsi="Cambria Math" w:cs="Arial"/>
                      <w:i/>
                    </w:rPr>
                  </m:ctrlPr>
                </m:fPr>
                <m:num>
                  <m:r>
                    <w:rPr>
                      <w:rFonts w:ascii="Cambria Math" w:hAnsi="Cambria Math" w:cs="Arial"/>
                    </w:rPr>
                    <m:t>φ</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e>
                  </m:d>
                </m:num>
                <m:den>
                  <m:r>
                    <w:rPr>
                      <w:rFonts w:ascii="Cambria Math" w:hAnsi="Cambria Math" w:cs="Arial"/>
                    </w:rPr>
                    <m:t>φ</m:t>
                  </m:r>
                  <m:d>
                    <m:dPr>
                      <m:ctrlPr>
                        <w:rPr>
                          <w:rFonts w:ascii="Cambria Math" w:hAnsi="Cambria Math" w:cs="Arial"/>
                          <w:i/>
                        </w:rPr>
                      </m:ctrlPr>
                    </m:dPr>
                    <m:e>
                      <m:r>
                        <w:rPr>
                          <w:rFonts w:ascii="Cambria Math" w:hAnsi="Cambria Math" w:cs="Arial"/>
                        </w:rPr>
                        <m:t>T</m:t>
                      </m:r>
                    </m:e>
                  </m:d>
                </m:den>
              </m:f>
              <m:r>
                <w:rPr>
                  <w:rFonts w:ascii="Cambria Math" w:hAnsi="Cambria Math" w:cs="Arial"/>
                </w:rPr>
                <m:t>=</m:t>
              </m:r>
              <m:f>
                <m:fPr>
                  <m:ctrlPr>
                    <w:rPr>
                      <w:rFonts w:ascii="Cambria Math" w:hAnsi="Cambria Math" w:cs="Arial"/>
                      <w:i/>
                    </w:rPr>
                  </m:ctrlPr>
                </m:fPr>
                <m:num>
                  <m:r>
                    <w:rPr>
                      <w:rFonts w:ascii="Cambria Math" w:hAnsi="Cambria Math" w:cs="Arial"/>
                    </w:rPr>
                    <m:t>η</m:t>
                  </m:r>
                  <m:d>
                    <m:dPr>
                      <m:ctrlPr>
                        <w:rPr>
                          <w:rFonts w:ascii="Cambria Math" w:hAnsi="Cambria Math" w:cs="Arial"/>
                          <w:i/>
                        </w:rPr>
                      </m:ctrlPr>
                    </m:dPr>
                    <m:e>
                      <m:r>
                        <w:rPr>
                          <w:rFonts w:ascii="Cambria Math" w:hAnsi="Cambria Math" w:cs="Arial"/>
                        </w:rPr>
                        <m:t>T</m:t>
                      </m:r>
                    </m:e>
                  </m:d>
                </m:num>
                <m:den>
                  <m:r>
                    <w:rPr>
                      <w:rFonts w:ascii="Cambria Math" w:hAnsi="Cambria Math" w:cs="Arial"/>
                    </w:rPr>
                    <m:t>η</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e>
                  </m:d>
                </m:den>
              </m:f>
              <m:r>
                <w:rPr>
                  <w:rFonts w:ascii="Cambria Math" w:eastAsia="Cambria Math" w:hAnsi="Cambria Math" w:cs="Cambria Math"/>
                </w:rPr>
                <m:t>#(A4)</m:t>
              </m:r>
            </m:e>
          </m:eqArr>
        </m:oMath>
      </m:oMathPara>
    </w:p>
    <w:p w14:paraId="12A2961C" w14:textId="77777777" w:rsidR="000E2694" w:rsidRDefault="000E2694" w:rsidP="000E2694">
      <w:pPr>
        <w:pStyle w:val="a3"/>
        <w:ind w:leftChars="0" w:left="0"/>
        <w:rPr>
          <w:rFonts w:ascii="Arial" w:hAnsi="Arial" w:cs="Arial"/>
        </w:rPr>
      </w:pPr>
      <w:r>
        <w:rPr>
          <w:rFonts w:ascii="Arial" w:hAnsi="Arial" w:cs="Arial" w:hint="eastAsia"/>
        </w:rPr>
        <w:t>H</w:t>
      </w:r>
      <w:r>
        <w:rPr>
          <w:rFonts w:ascii="Arial" w:hAnsi="Arial" w:cs="Arial"/>
        </w:rPr>
        <w:t xml:space="preserve">ere, </w:t>
      </w:r>
      <m:oMath>
        <m:r>
          <w:rPr>
            <w:rFonts w:ascii="Cambria Math" w:hAnsi="Cambria Math" w:cs="Arial"/>
          </w:rPr>
          <m:t>T[℃]</m:t>
        </m:r>
      </m:oMath>
      <w:r>
        <w:rPr>
          <w:rFonts w:ascii="Arial" w:hAnsi="Arial" w:cs="Arial" w:hint="eastAsia"/>
        </w:rPr>
        <w:t xml:space="preserve"> </w:t>
      </w:r>
      <w:r>
        <w:rPr>
          <w:rFonts w:ascii="Arial" w:hAnsi="Arial" w:cs="Arial"/>
        </w:rPr>
        <w:t xml:space="preserve">is the water temperature and </w:t>
      </w:r>
      <m:oMath>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r>
          <w:rPr>
            <w:rFonts w:ascii="Cambria Math" w:hAnsi="Cambria Math" w:cs="Arial"/>
          </w:rPr>
          <m:t>=25[℃]</m:t>
        </m:r>
      </m:oMath>
      <w:r>
        <w:rPr>
          <w:rFonts w:ascii="Arial" w:hAnsi="Arial" w:cs="Arial" w:hint="eastAsia"/>
        </w:rPr>
        <w:t xml:space="preserve"> </w:t>
      </w:r>
      <w:r>
        <w:rPr>
          <w:rFonts w:ascii="Arial" w:hAnsi="Arial" w:cs="Arial"/>
        </w:rPr>
        <w:t>is the standard temperature. Eq.(A3) is used in LVMWD data and Eq.(A4) is used in OCWD data.</w:t>
      </w:r>
    </w:p>
    <w:p w14:paraId="026577BC" w14:textId="77777777" w:rsidR="000E2694" w:rsidRDefault="000E2694" w:rsidP="000E2694">
      <w:pPr>
        <w:pStyle w:val="a3"/>
        <w:numPr>
          <w:ilvl w:val="0"/>
          <w:numId w:val="3"/>
        </w:numPr>
        <w:ind w:leftChars="0"/>
        <w:rPr>
          <w:rFonts w:ascii="Arial" w:hAnsi="Arial" w:cs="Arial"/>
        </w:rPr>
      </w:pPr>
      <w:r>
        <w:rPr>
          <w:rFonts w:ascii="Arial" w:hAnsi="Arial" w:cs="Arial"/>
        </w:rPr>
        <w:t xml:space="preserve">Temperature Correction Factor for Flow: </w:t>
      </w:r>
      <m:oMath>
        <m:sSub>
          <m:sSubPr>
            <m:ctrlPr>
              <w:rPr>
                <w:rFonts w:ascii="Cambria Math" w:hAnsi="Cambria Math" w:cs="Arial"/>
                <w:i/>
              </w:rPr>
            </m:ctrlPr>
          </m:sSubPr>
          <m:e>
            <m:r>
              <w:rPr>
                <w:rFonts w:ascii="Cambria Math" w:hAnsi="Cambria Math" w:cs="Arial"/>
              </w:rPr>
              <m:t>Q</m:t>
            </m:r>
          </m:e>
          <m:sub>
            <m:r>
              <w:rPr>
                <w:rFonts w:ascii="Cambria Math" w:hAnsi="Cambria Math" w:cs="Arial"/>
              </w:rPr>
              <m:t>TCF</m:t>
            </m:r>
          </m:sub>
        </m:sSub>
      </m:oMath>
    </w:p>
    <w:p w14:paraId="09AF1D53" w14:textId="77777777" w:rsidR="000E2694" w:rsidRPr="0073660F" w:rsidRDefault="00B425E9" w:rsidP="000E2694">
      <w:pPr>
        <w:pStyle w:val="a3"/>
        <w:ind w:leftChars="0" w:left="420"/>
        <w:rPr>
          <w:rFonts w:ascii="Arial" w:hAnsi="Arial" w:cs="Arial"/>
        </w:rPr>
      </w:pPr>
      <m:oMathPara>
        <m:oMath>
          <m:eqArr>
            <m:eqArrPr>
              <m:maxDist m:val="1"/>
              <m:ctrlPr>
                <w:rPr>
                  <w:rFonts w:ascii="Cambria Math" w:hAnsi="Cambria Math" w:cs="Arial"/>
                  <w:i/>
                </w:rPr>
              </m:ctrlPr>
            </m:eqArrPr>
            <m:e>
              <m:sSub>
                <m:sSubPr>
                  <m:ctrlPr>
                    <w:rPr>
                      <w:rFonts w:ascii="Cambria Math" w:hAnsi="Cambria Math" w:cs="Arial"/>
                      <w:i/>
                    </w:rPr>
                  </m:ctrlPr>
                </m:sSubPr>
                <m:e>
                  <m:r>
                    <w:rPr>
                      <w:rFonts w:ascii="Cambria Math" w:hAnsi="Cambria Math" w:cs="Arial"/>
                    </w:rPr>
                    <m:t>Q</m:t>
                  </m:r>
                </m:e>
                <m:sub>
                  <m:r>
                    <w:rPr>
                      <w:rFonts w:ascii="Cambria Math" w:hAnsi="Cambria Math" w:cs="Arial"/>
                    </w:rPr>
                    <m:t>TCF</m:t>
                  </m:r>
                </m:sub>
              </m:sSub>
              <m:r>
                <w:rPr>
                  <w:rFonts w:ascii="Cambria Math" w:hAnsi="Cambria Math" w:cs="Arial"/>
                </w:rPr>
                <m:t>(T)=η</m:t>
              </m:r>
              <m:d>
                <m:dPr>
                  <m:ctrlPr>
                    <w:rPr>
                      <w:rFonts w:ascii="Cambria Math" w:hAnsi="Cambria Math" w:cs="Arial"/>
                      <w:i/>
                    </w:rPr>
                  </m:ctrlPr>
                </m:dPr>
                <m:e>
                  <m:r>
                    <w:rPr>
                      <w:rFonts w:ascii="Cambria Math" w:hAnsi="Cambria Math" w:cs="Arial"/>
                    </w:rPr>
                    <m:t>T</m:t>
                  </m:r>
                </m:e>
              </m:d>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exp</m:t>
                  </m:r>
                </m:fName>
                <m:e>
                  <m:d>
                    <m:dPr>
                      <m:begChr m:val="{"/>
                      <m:endChr m:val="}"/>
                      <m:ctrlPr>
                        <w:rPr>
                          <w:rFonts w:ascii="Cambria Math" w:hAnsi="Cambria Math" w:cs="Arial"/>
                          <w:i/>
                        </w:rPr>
                      </m:ctrlPr>
                    </m:dPr>
                    <m:e>
                      <m:r>
                        <w:rPr>
                          <w:rFonts w:ascii="Cambria Math" w:hAnsi="Cambria Math" w:cs="Arial"/>
                        </w:rPr>
                        <m:t>c×</m:t>
                      </m:r>
                      <m:d>
                        <m:dPr>
                          <m:ctrlPr>
                            <w:rPr>
                              <w:rFonts w:ascii="Cambria Math" w:hAnsi="Cambria Math" w:cs="Arial"/>
                              <w:i/>
                            </w:rPr>
                          </m:ctrlPr>
                        </m:dPr>
                        <m:e>
                          <m:r>
                            <w:rPr>
                              <w:rFonts w:ascii="Cambria Math" w:hAnsi="Cambria Math" w:cs="Arial"/>
                            </w:rPr>
                            <m:t>T-</m:t>
                          </m:r>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e>
                      </m:d>
                    </m:e>
                  </m:d>
                </m:e>
              </m:func>
              <m:r>
                <w:rPr>
                  <w:rFonts w:ascii="Cambria Math" w:hAnsi="Cambria Math" w:cs="Arial"/>
                </w:rPr>
                <m:t>#(A5)</m:t>
              </m:r>
              <m:ctrlPr>
                <w:rPr>
                  <w:rFonts w:ascii="Cambria Math" w:eastAsia="Cambria Math" w:hAnsi="Cambria Math" w:cs="Cambria Math"/>
                  <w:i/>
                </w:rPr>
              </m:ctrlPr>
            </m:e>
            <m:e>
              <m:r>
                <w:rPr>
                  <w:rFonts w:ascii="Cambria Math" w:hAnsi="Cambria Math" w:cs="Arial"/>
                </w:rPr>
                <m:t>c=</m:t>
              </m:r>
              <m:d>
                <m:dPr>
                  <m:begChr m:val="{"/>
                  <m:endChr m:val=""/>
                  <m:ctrlPr>
                    <w:rPr>
                      <w:rFonts w:ascii="Cambria Math" w:hAnsi="Cambria Math" w:cs="Arial"/>
                      <w:i/>
                    </w:rPr>
                  </m:ctrlPr>
                </m:dPr>
                <m:e>
                  <m:m>
                    <m:mPr>
                      <m:mcs>
                        <m:mc>
                          <m:mcPr>
                            <m:count m:val="2"/>
                            <m:mcJc m:val="center"/>
                          </m:mcPr>
                        </m:mc>
                      </m:mcs>
                      <m:ctrlPr>
                        <w:rPr>
                          <w:rFonts w:ascii="Cambria Math" w:hAnsi="Cambria Math" w:cs="Arial"/>
                          <w:i/>
                        </w:rPr>
                      </m:ctrlPr>
                    </m:mPr>
                    <m:mr>
                      <m:e>
                        <m:r>
                          <w:rPr>
                            <w:rFonts w:ascii="Cambria Math" w:hAnsi="Cambria Math" w:cs="Arial"/>
                          </w:rPr>
                          <m:t>0.0107,</m:t>
                        </m:r>
                      </m:e>
                      <m:e>
                        <m:r>
                          <w:rPr>
                            <w:rFonts w:ascii="Cambria Math" w:hAnsi="Cambria Math" w:cs="Arial"/>
                          </w:rPr>
                          <m:t xml:space="preserve"> T≤25</m:t>
                        </m:r>
                      </m:e>
                    </m:mr>
                    <m:mr>
                      <m:e>
                        <m:r>
                          <w:rPr>
                            <w:rFonts w:ascii="Cambria Math" w:hAnsi="Cambria Math" w:cs="Arial"/>
                          </w:rPr>
                          <m:t>0.0072,</m:t>
                        </m:r>
                      </m:e>
                      <m:e>
                        <m:r>
                          <m:rPr>
                            <m:sty m:val="p"/>
                          </m:rPr>
                          <w:rPr>
                            <w:rFonts w:ascii="Cambria Math" w:hAnsi="Cambria Math" w:cs="Arial"/>
                          </w:rPr>
                          <m:t>otherwise</m:t>
                        </m:r>
                      </m:e>
                    </m:mr>
                  </m:m>
                </m:e>
              </m:d>
              <m:r>
                <w:rPr>
                  <w:rFonts w:ascii="Cambria Math" w:eastAsia="Cambria Math" w:hAnsi="Cambria Math" w:cs="Cambria Math"/>
                </w:rPr>
                <m:t>#(A6)</m:t>
              </m:r>
            </m:e>
          </m:eqArr>
        </m:oMath>
      </m:oMathPara>
    </w:p>
    <w:p w14:paraId="1E04AB36" w14:textId="77777777" w:rsidR="000E2694" w:rsidRDefault="000E2694" w:rsidP="000E2694">
      <w:pPr>
        <w:pStyle w:val="a3"/>
        <w:ind w:leftChars="0" w:left="0"/>
        <w:rPr>
          <w:rFonts w:ascii="Arial" w:hAnsi="Arial" w:cs="Arial"/>
        </w:rPr>
      </w:pPr>
      <w:r>
        <w:rPr>
          <w:rFonts w:ascii="Arial" w:hAnsi="Arial" w:cs="Arial" w:hint="eastAsia"/>
        </w:rPr>
        <w:t>H</w:t>
      </w:r>
      <w:r>
        <w:rPr>
          <w:rFonts w:ascii="Arial" w:hAnsi="Arial" w:cs="Arial"/>
        </w:rPr>
        <w:t xml:space="preserve">ere, </w:t>
      </w:r>
      <m:oMath>
        <m:r>
          <w:rPr>
            <w:rFonts w:ascii="Cambria Math" w:hAnsi="Cambria Math" w:cs="Arial"/>
          </w:rPr>
          <m:t>η</m:t>
        </m:r>
      </m:oMath>
      <w:r>
        <w:rPr>
          <w:rFonts w:ascii="Arial" w:hAnsi="Arial" w:cs="Arial" w:hint="eastAsia"/>
        </w:rPr>
        <w:t xml:space="preserve"> </w:t>
      </w:r>
      <w:r>
        <w:rPr>
          <w:rFonts w:ascii="Arial" w:hAnsi="Arial" w:cs="Arial"/>
        </w:rPr>
        <w:t xml:space="preserve">is the water viscosity, </w:t>
      </w:r>
      <m:oMath>
        <m:r>
          <w:rPr>
            <w:rFonts w:ascii="Cambria Math" w:hAnsi="Cambria Math" w:cs="Arial"/>
          </w:rPr>
          <m:t>T[℃]</m:t>
        </m:r>
      </m:oMath>
      <w:r>
        <w:rPr>
          <w:rFonts w:ascii="Arial" w:hAnsi="Arial" w:cs="Arial" w:hint="eastAsia"/>
        </w:rPr>
        <w:t xml:space="preserve"> </w:t>
      </w:r>
      <w:r>
        <w:rPr>
          <w:rFonts w:ascii="Arial" w:hAnsi="Arial" w:cs="Arial"/>
        </w:rPr>
        <w:t xml:space="preserve">is the water temperature and </w:t>
      </w:r>
      <m:oMath>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r>
          <w:rPr>
            <w:rFonts w:ascii="Cambria Math" w:hAnsi="Cambria Math" w:cs="Arial"/>
          </w:rPr>
          <m:t>=25[℃]</m:t>
        </m:r>
      </m:oMath>
      <w:r>
        <w:rPr>
          <w:rFonts w:ascii="Arial" w:hAnsi="Arial" w:cs="Arial" w:hint="eastAsia"/>
        </w:rPr>
        <w:t xml:space="preserve"> </w:t>
      </w:r>
      <w:r>
        <w:rPr>
          <w:rFonts w:ascii="Arial" w:hAnsi="Arial" w:cs="Arial"/>
        </w:rPr>
        <w:t>is the standard temperature.</w:t>
      </w:r>
    </w:p>
    <w:p w14:paraId="3428E79D" w14:textId="77777777" w:rsidR="000E2694" w:rsidRDefault="000E2694" w:rsidP="000E2694">
      <w:pPr>
        <w:pStyle w:val="a3"/>
        <w:numPr>
          <w:ilvl w:val="0"/>
          <w:numId w:val="3"/>
        </w:numPr>
        <w:ind w:leftChars="0"/>
        <w:rPr>
          <w:rFonts w:ascii="Arial" w:hAnsi="Arial" w:cs="Arial"/>
        </w:rPr>
      </w:pPr>
      <w:r>
        <w:rPr>
          <w:rFonts w:ascii="Arial" w:hAnsi="Arial" w:cs="Arial"/>
        </w:rPr>
        <w:t xml:space="preserve">Temperature Correction Factor for Salt: </w:t>
      </w:r>
      <m:oMath>
        <m:sSub>
          <m:sSubPr>
            <m:ctrlPr>
              <w:rPr>
                <w:rFonts w:ascii="Cambria Math" w:hAnsi="Cambria Math" w:cs="Arial"/>
                <w:i/>
              </w:rPr>
            </m:ctrlPr>
          </m:sSubPr>
          <m:e>
            <m:r>
              <w:rPr>
                <w:rFonts w:ascii="Cambria Math" w:hAnsi="Cambria Math" w:cs="Arial"/>
              </w:rPr>
              <m:t>S</m:t>
            </m:r>
          </m:e>
          <m:sub>
            <m:r>
              <w:rPr>
                <w:rFonts w:ascii="Cambria Math" w:hAnsi="Cambria Math" w:cs="Arial"/>
              </w:rPr>
              <m:t>TCF</m:t>
            </m:r>
          </m:sub>
        </m:sSub>
      </m:oMath>
    </w:p>
    <w:p w14:paraId="204A34B0" w14:textId="77777777" w:rsidR="000E2694" w:rsidRPr="0073660F" w:rsidRDefault="00B425E9" w:rsidP="000E2694">
      <w:pPr>
        <w:pStyle w:val="a3"/>
        <w:ind w:leftChars="0" w:left="420"/>
        <w:rPr>
          <w:rFonts w:ascii="Arial" w:hAnsi="Arial" w:cs="Arial"/>
        </w:rPr>
      </w:pPr>
      <m:oMathPara>
        <m:oMath>
          <m:eqArr>
            <m:eqArrPr>
              <m:maxDist m:val="1"/>
              <m:ctrlPr>
                <w:rPr>
                  <w:rFonts w:ascii="Cambria Math" w:hAnsi="Cambria Math" w:cs="Arial"/>
                  <w:i/>
                </w:rPr>
              </m:ctrlPr>
            </m:eqArrPr>
            <m:e>
              <m:sSub>
                <m:sSubPr>
                  <m:ctrlPr>
                    <w:rPr>
                      <w:rFonts w:ascii="Cambria Math" w:hAnsi="Cambria Math" w:cs="Arial"/>
                      <w:i/>
                    </w:rPr>
                  </m:ctrlPr>
                </m:sSubPr>
                <m:e>
                  <m:r>
                    <w:rPr>
                      <w:rFonts w:ascii="Cambria Math" w:hAnsi="Cambria Math" w:cs="Arial"/>
                    </w:rPr>
                    <m:t>S</m:t>
                  </m:r>
                </m:e>
                <m:sub>
                  <m:r>
                    <w:rPr>
                      <w:rFonts w:ascii="Cambria Math" w:hAnsi="Cambria Math" w:cs="Arial"/>
                    </w:rPr>
                    <m:t>TCF</m:t>
                  </m:r>
                </m:sub>
              </m:sSub>
              <m:r>
                <w:rPr>
                  <w:rFonts w:ascii="Cambria Math" w:hAnsi="Cambria Math" w:cs="Arial"/>
                </w:rPr>
                <m:t>(T)=</m:t>
              </m:r>
              <m:func>
                <m:funcPr>
                  <m:ctrlPr>
                    <w:rPr>
                      <w:rFonts w:ascii="Cambria Math" w:hAnsi="Cambria Math" w:cs="Arial"/>
                      <w:i/>
                    </w:rPr>
                  </m:ctrlPr>
                </m:funcPr>
                <m:fName>
                  <m:r>
                    <m:rPr>
                      <m:sty m:val="p"/>
                    </m:rPr>
                    <w:rPr>
                      <w:rFonts w:ascii="Cambria Math" w:hAnsi="Cambria Math" w:cs="Arial"/>
                    </w:rPr>
                    <m:t>exp</m:t>
                  </m:r>
                </m:fName>
                <m:e>
                  <m:d>
                    <m:dPr>
                      <m:begChr m:val="{"/>
                      <m:endChr m:val="}"/>
                      <m:ctrlPr>
                        <w:rPr>
                          <w:rFonts w:ascii="Cambria Math" w:hAnsi="Cambria Math" w:cs="Arial"/>
                          <w:i/>
                        </w:rPr>
                      </m:ctrlPr>
                    </m:dPr>
                    <m:e>
                      <m:r>
                        <w:rPr>
                          <w:rFonts w:ascii="Cambria Math" w:hAnsi="Cambria Math" w:cs="Arial"/>
                        </w:rPr>
                        <m:t>c×</m:t>
                      </m:r>
                      <m:d>
                        <m:dPr>
                          <m:ctrlPr>
                            <w:rPr>
                              <w:rFonts w:ascii="Cambria Math" w:hAnsi="Cambria Math" w:cs="Arial"/>
                              <w:i/>
                            </w:rPr>
                          </m:ctrlPr>
                        </m:dPr>
                        <m:e>
                          <m:r>
                            <w:rPr>
                              <w:rFonts w:ascii="Cambria Math" w:hAnsi="Cambria Math" w:cs="Arial"/>
                            </w:rPr>
                            <m:t>T-</m:t>
                          </m:r>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e>
                      </m:d>
                    </m:e>
                  </m:d>
                </m:e>
              </m:func>
              <m:r>
                <w:rPr>
                  <w:rFonts w:ascii="Cambria Math" w:hAnsi="Cambria Math" w:cs="Arial"/>
                </w:rPr>
                <m:t>#(A7)</m:t>
              </m:r>
              <m:ctrlPr>
                <w:rPr>
                  <w:rFonts w:ascii="Cambria Math" w:eastAsia="Cambria Math" w:hAnsi="Cambria Math" w:cs="Cambria Math"/>
                  <w:i/>
                </w:rPr>
              </m:ctrlPr>
            </m:e>
            <m:e>
              <m:r>
                <w:rPr>
                  <w:rFonts w:ascii="Cambria Math" w:hAnsi="Cambria Math" w:cs="Arial"/>
                </w:rPr>
                <m:t>c=</m:t>
              </m:r>
              <m:d>
                <m:dPr>
                  <m:begChr m:val="{"/>
                  <m:endChr m:val=""/>
                  <m:ctrlPr>
                    <w:rPr>
                      <w:rFonts w:ascii="Cambria Math" w:hAnsi="Cambria Math" w:cs="Arial"/>
                      <w:i/>
                    </w:rPr>
                  </m:ctrlPr>
                </m:dPr>
                <m:e>
                  <m:m>
                    <m:mPr>
                      <m:mcs>
                        <m:mc>
                          <m:mcPr>
                            <m:count m:val="2"/>
                            <m:mcJc m:val="center"/>
                          </m:mcPr>
                        </m:mc>
                      </m:mcs>
                      <m:ctrlPr>
                        <w:rPr>
                          <w:rFonts w:ascii="Cambria Math" w:hAnsi="Cambria Math" w:cs="Arial"/>
                          <w:i/>
                        </w:rPr>
                      </m:ctrlPr>
                    </m:mPr>
                    <m:mr>
                      <m:e>
                        <m:r>
                          <w:rPr>
                            <w:rFonts w:ascii="Cambria Math" w:hAnsi="Cambria Math" w:cs="Arial"/>
                          </w:rPr>
                          <m:t>0.0331,</m:t>
                        </m:r>
                      </m:e>
                      <m:e>
                        <m:r>
                          <w:rPr>
                            <w:rFonts w:ascii="Cambria Math" w:hAnsi="Cambria Math" w:cs="Arial"/>
                          </w:rPr>
                          <m:t xml:space="preserve"> T≤25</m:t>
                        </m:r>
                      </m:e>
                    </m:mr>
                    <m:mr>
                      <m:e>
                        <m:r>
                          <w:rPr>
                            <w:rFonts w:ascii="Cambria Math" w:hAnsi="Cambria Math" w:cs="Arial"/>
                          </w:rPr>
                          <m:t>0.0289,</m:t>
                        </m:r>
                      </m:e>
                      <m:e>
                        <m:r>
                          <m:rPr>
                            <m:sty m:val="p"/>
                          </m:rPr>
                          <w:rPr>
                            <w:rFonts w:ascii="Cambria Math" w:hAnsi="Cambria Math" w:cs="Arial"/>
                          </w:rPr>
                          <m:t>otherwise</m:t>
                        </m:r>
                      </m:e>
                    </m:mr>
                  </m:m>
                </m:e>
              </m:d>
              <m:r>
                <w:rPr>
                  <w:rFonts w:ascii="Cambria Math" w:eastAsia="Cambria Math" w:hAnsi="Cambria Math" w:cs="Cambria Math"/>
                </w:rPr>
                <m:t>#(A8)</m:t>
              </m:r>
            </m:e>
          </m:eqArr>
        </m:oMath>
      </m:oMathPara>
    </w:p>
    <w:p w14:paraId="59D3FA12" w14:textId="77777777" w:rsidR="000E2694" w:rsidRPr="004C49C6" w:rsidRDefault="000E2694" w:rsidP="000E2694">
      <w:pPr>
        <w:pStyle w:val="a3"/>
        <w:ind w:leftChars="0" w:left="0"/>
        <w:rPr>
          <w:rFonts w:ascii="Arial" w:hAnsi="Arial" w:cs="Arial"/>
        </w:rPr>
      </w:pPr>
      <w:r>
        <w:rPr>
          <w:rFonts w:ascii="Arial" w:hAnsi="Arial" w:cs="Arial" w:hint="eastAsia"/>
        </w:rPr>
        <w:t>H</w:t>
      </w:r>
      <w:r>
        <w:rPr>
          <w:rFonts w:ascii="Arial" w:hAnsi="Arial" w:cs="Arial"/>
        </w:rPr>
        <w:t xml:space="preserve">ere, </w:t>
      </w:r>
      <m:oMath>
        <m:r>
          <w:rPr>
            <w:rFonts w:ascii="Cambria Math" w:hAnsi="Cambria Math" w:cs="Arial"/>
          </w:rPr>
          <m:t>η</m:t>
        </m:r>
      </m:oMath>
      <w:r>
        <w:rPr>
          <w:rFonts w:ascii="Arial" w:hAnsi="Arial" w:cs="Arial" w:hint="eastAsia"/>
        </w:rPr>
        <w:t xml:space="preserve"> </w:t>
      </w:r>
      <w:r>
        <w:rPr>
          <w:rFonts w:ascii="Arial" w:hAnsi="Arial" w:cs="Arial"/>
        </w:rPr>
        <w:t xml:space="preserve">is the water viscosity, </w:t>
      </w:r>
      <m:oMath>
        <m:r>
          <w:rPr>
            <w:rFonts w:ascii="Cambria Math" w:hAnsi="Cambria Math" w:cs="Arial"/>
          </w:rPr>
          <m:t>T[℃]</m:t>
        </m:r>
      </m:oMath>
      <w:r>
        <w:rPr>
          <w:rFonts w:ascii="Arial" w:hAnsi="Arial" w:cs="Arial" w:hint="eastAsia"/>
        </w:rPr>
        <w:t xml:space="preserve"> </w:t>
      </w:r>
      <w:r>
        <w:rPr>
          <w:rFonts w:ascii="Arial" w:hAnsi="Arial" w:cs="Arial"/>
        </w:rPr>
        <w:t xml:space="preserve">is the water temperature and </w:t>
      </w:r>
      <m:oMath>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r>
          <w:rPr>
            <w:rFonts w:ascii="Cambria Math" w:hAnsi="Cambria Math" w:cs="Arial"/>
          </w:rPr>
          <m:t>=25[℃]</m:t>
        </m:r>
      </m:oMath>
      <w:r>
        <w:rPr>
          <w:rFonts w:ascii="Arial" w:hAnsi="Arial" w:cs="Arial" w:hint="eastAsia"/>
        </w:rPr>
        <w:t xml:space="preserve"> </w:t>
      </w:r>
      <w:r>
        <w:rPr>
          <w:rFonts w:ascii="Arial" w:hAnsi="Arial" w:cs="Arial"/>
        </w:rPr>
        <w:t>is the standard temperature.</w:t>
      </w:r>
    </w:p>
    <w:p w14:paraId="342D7A97" w14:textId="77777777" w:rsidR="000E2694" w:rsidRDefault="000E2694" w:rsidP="000E2694">
      <w:pPr>
        <w:pStyle w:val="a3"/>
        <w:numPr>
          <w:ilvl w:val="0"/>
          <w:numId w:val="3"/>
        </w:numPr>
        <w:ind w:leftChars="0"/>
        <w:rPr>
          <w:rFonts w:ascii="Arial" w:hAnsi="Arial" w:cs="Arial"/>
        </w:rPr>
      </w:pPr>
      <w:r>
        <w:rPr>
          <w:rFonts w:ascii="Arial" w:hAnsi="Arial" w:cs="Arial"/>
        </w:rPr>
        <w:t>Net</w:t>
      </w:r>
      <w:r>
        <w:rPr>
          <w:rFonts w:ascii="Arial" w:hAnsi="Arial" w:cs="Arial" w:hint="eastAsia"/>
        </w:rPr>
        <w:t xml:space="preserve"> </w:t>
      </w:r>
      <w:r>
        <w:rPr>
          <w:rFonts w:ascii="Arial" w:hAnsi="Arial" w:cs="Arial"/>
        </w:rPr>
        <w:t>Driving Pressure (NDP)</w:t>
      </w:r>
    </w:p>
    <w:p w14:paraId="4FC4C02E" w14:textId="77777777" w:rsidR="000E2694" w:rsidRPr="00524F5F" w:rsidRDefault="00B425E9" w:rsidP="000E2694">
      <w:pPr>
        <w:pStyle w:val="a3"/>
        <w:ind w:leftChars="0" w:left="420"/>
        <w:rPr>
          <w:rFonts w:ascii="Arial" w:hAnsi="Arial" w:cs="Arial"/>
        </w:rPr>
      </w:pPr>
      <m:oMathPara>
        <m:oMath>
          <m:eqArr>
            <m:eqArrPr>
              <m:maxDist m:val="1"/>
              <m:ctrlPr>
                <w:rPr>
                  <w:rFonts w:ascii="Cambria Math" w:hAnsi="Cambria Math" w:cs="Arial"/>
                  <w:i/>
                </w:rPr>
              </m:ctrlPr>
            </m:eqArrPr>
            <m:e>
              <m:sSub>
                <m:sSubPr>
                  <m:ctrlPr>
                    <w:rPr>
                      <w:rFonts w:ascii="Cambria Math" w:hAnsi="Cambria Math" w:cs="Arial"/>
                      <w:i/>
                    </w:rPr>
                  </m:ctrlPr>
                </m:sSubPr>
                <m:e>
                  <m:r>
                    <w:rPr>
                      <w:rFonts w:ascii="Cambria Math" w:hAnsi="Cambria Math" w:cs="Arial"/>
                    </w:rPr>
                    <m:t>P</m:t>
                  </m:r>
                </m:e>
                <m:sub>
                  <m:r>
                    <m:rPr>
                      <m:sty m:val="p"/>
                    </m:rPr>
                    <w:rPr>
                      <w:rFonts w:ascii="Cambria Math" w:hAnsi="Cambria Math" w:cs="Arial"/>
                    </w:rPr>
                    <m:t>ND</m:t>
                  </m:r>
                </m:sub>
              </m:sSub>
              <m:r>
                <w:rPr>
                  <w:rFonts w:ascii="Cambria Math" w:hAnsi="Cambria Math" w:cs="Arial"/>
                </w:rPr>
                <m:t>=</m:t>
              </m:r>
              <m:sSub>
                <m:sSubPr>
                  <m:ctrlPr>
                    <w:rPr>
                      <w:rFonts w:ascii="Cambria Math" w:hAnsi="Cambria Math" w:cs="Arial"/>
                      <w:i/>
                    </w:rPr>
                  </m:ctrlPr>
                </m:sSubPr>
                <m:e>
                  <m:r>
                    <w:rPr>
                      <w:rFonts w:ascii="Cambria Math" w:hAnsi="Cambria Math" w:cs="Arial"/>
                    </w:rPr>
                    <m:t>P</m:t>
                  </m:r>
                </m:e>
                <m:sub>
                  <m:r>
                    <m:rPr>
                      <m:sty m:val="p"/>
                    </m:rPr>
                    <w:rPr>
                      <w:rFonts w:ascii="Cambria Math" w:hAnsi="Cambria Math" w:cs="Arial"/>
                    </w:rPr>
                    <m:t>trans</m:t>
                  </m:r>
                </m:sub>
              </m:sSub>
              <m:r>
                <w:rPr>
                  <w:rFonts w:ascii="Cambria Math" w:hAnsi="Cambria Math" w:cs="Arial"/>
                </w:rPr>
                <m:t>-</m:t>
              </m:r>
              <m:f>
                <m:fPr>
                  <m:ctrlPr>
                    <w:rPr>
                      <w:rFonts w:ascii="Cambria Math" w:hAnsi="Cambria Math" w:cs="Arial"/>
                      <w:i/>
                    </w:rPr>
                  </m:ctrlPr>
                </m:fPr>
                <m:num>
                  <m:r>
                    <m:rPr>
                      <m:sty m:val="p"/>
                    </m:rPr>
                    <w:rPr>
                      <w:rFonts w:ascii="Cambria Math" w:hAnsi="Cambria Math" w:cs="Arial"/>
                    </w:rPr>
                    <m:t>Δ</m:t>
                  </m:r>
                  <m:r>
                    <w:rPr>
                      <w:rFonts w:ascii="Cambria Math" w:hAnsi="Cambria Math" w:cs="Arial"/>
                    </w:rPr>
                    <m:t>P</m:t>
                  </m:r>
                </m:num>
                <m:den>
                  <m:r>
                    <w:rPr>
                      <w:rFonts w:ascii="Cambria Math" w:hAnsi="Cambria Math" w:cs="Arial"/>
                    </w:rPr>
                    <m:t>n+1</m:t>
                  </m:r>
                </m:den>
              </m:f>
              <m:r>
                <w:rPr>
                  <w:rFonts w:ascii="Cambria Math" w:hAnsi="Cambria Math" w:cs="Arial"/>
                </w:rPr>
                <m:t>-</m:t>
              </m:r>
              <m:r>
                <m:rPr>
                  <m:sty m:val="p"/>
                </m:rPr>
                <w:rPr>
                  <w:rFonts w:ascii="Cambria Math" w:hAnsi="Cambria Math" w:cs="Arial"/>
                </w:rPr>
                <m:t>Δ</m:t>
              </m:r>
              <m:r>
                <w:rPr>
                  <w:rFonts w:ascii="Cambria Math" w:hAnsi="Cambria Math" w:cs="Arial"/>
                </w:rPr>
                <m:t>π#(A9)</m:t>
              </m:r>
              <m:ctrlPr>
                <w:rPr>
                  <w:rFonts w:ascii="Cambria Math" w:eastAsia="Cambria Math" w:hAnsi="Cambria Math" w:cs="Cambria Math"/>
                  <w:i/>
                </w:rPr>
              </m:ctrlPr>
            </m:e>
            <m:e>
              <m:sSub>
                <m:sSubPr>
                  <m:ctrlPr>
                    <w:rPr>
                      <w:rFonts w:ascii="Cambria Math" w:hAnsi="Cambria Math" w:cs="Arial"/>
                      <w:i/>
                    </w:rPr>
                  </m:ctrlPr>
                </m:sSubPr>
                <m:e>
                  <m:r>
                    <w:rPr>
                      <w:rFonts w:ascii="Cambria Math" w:hAnsi="Cambria Math" w:cs="Arial"/>
                    </w:rPr>
                    <m:t>P</m:t>
                  </m:r>
                </m:e>
                <m:sub>
                  <m:r>
                    <m:rPr>
                      <m:sty m:val="p"/>
                    </m:rPr>
                    <w:rPr>
                      <w:rFonts w:ascii="Cambria Math" w:hAnsi="Cambria Math" w:cs="Arial"/>
                    </w:rPr>
                    <m:t>trans</m:t>
                  </m:r>
                </m:sub>
              </m:sSub>
              <m:r>
                <w:rPr>
                  <w:rFonts w:ascii="Cambria Math" w:hAnsi="Cambria Math" w:cs="Arial"/>
                </w:rPr>
                <m:t>=</m:t>
              </m:r>
              <m:sSub>
                <m:sSubPr>
                  <m:ctrlPr>
                    <w:rPr>
                      <w:rFonts w:ascii="Cambria Math" w:hAnsi="Cambria Math" w:cs="Arial"/>
                      <w:i/>
                    </w:rPr>
                  </m:ctrlPr>
                </m:sSubPr>
                <m:e>
                  <m:r>
                    <w:rPr>
                      <w:rFonts w:ascii="Cambria Math" w:hAnsi="Cambria Math" w:cs="Arial"/>
                    </w:rPr>
                    <m:t>P</m:t>
                  </m:r>
                </m:e>
                <m:sub>
                  <m:r>
                    <m:rPr>
                      <m:sty m:val="p"/>
                    </m:rPr>
                    <w:rPr>
                      <w:rFonts w:ascii="Cambria Math" w:hAnsi="Cambria Math" w:cs="Arial"/>
                    </w:rPr>
                    <m:t>feed</m:t>
                  </m:r>
                </m:sub>
              </m:sSub>
              <m:r>
                <w:rPr>
                  <w:rFonts w:ascii="Cambria Math" w:hAnsi="Cambria Math" w:cs="Arial"/>
                </w:rPr>
                <m:t>-</m:t>
              </m:r>
              <m:sSub>
                <m:sSubPr>
                  <m:ctrlPr>
                    <w:rPr>
                      <w:rFonts w:ascii="Cambria Math" w:hAnsi="Cambria Math" w:cs="Arial"/>
                      <w:i/>
                    </w:rPr>
                  </m:ctrlPr>
                </m:sSubPr>
                <m:e>
                  <m:r>
                    <w:rPr>
                      <w:rFonts w:ascii="Cambria Math" w:hAnsi="Cambria Math" w:cs="Arial"/>
                    </w:rPr>
                    <m:t>P</m:t>
                  </m:r>
                </m:e>
                <m:sub>
                  <m:r>
                    <m:rPr>
                      <m:sty m:val="p"/>
                    </m:rPr>
                    <w:rPr>
                      <w:rFonts w:ascii="Cambria Math" w:hAnsi="Cambria Math" w:cs="Arial"/>
                    </w:rPr>
                    <m:t>perm</m:t>
                  </m:r>
                </m:sub>
              </m:sSub>
              <m:r>
                <w:rPr>
                  <w:rFonts w:ascii="Cambria Math" w:hAnsi="Cambria Math" w:cs="Arial"/>
                </w:rPr>
                <m:t>#(A10)</m:t>
              </m:r>
              <m:ctrlPr>
                <w:rPr>
                  <w:rFonts w:ascii="Cambria Math" w:eastAsia="Cambria Math" w:hAnsi="Cambria Math" w:cs="Cambria Math"/>
                  <w:i/>
                </w:rPr>
              </m:ctrlPr>
            </m:e>
            <m:e>
              <m:r>
                <m:rPr>
                  <m:sty m:val="p"/>
                </m:rPr>
                <w:rPr>
                  <w:rFonts w:ascii="Cambria Math" w:hAnsi="Cambria Math" w:cs="Arial"/>
                </w:rPr>
                <m:t>Δ</m:t>
              </m:r>
              <m:r>
                <w:rPr>
                  <w:rFonts w:ascii="Cambria Math" w:hAnsi="Cambria Math" w:cs="Arial"/>
                </w:rPr>
                <m:t>P=</m:t>
              </m:r>
              <m:sSub>
                <m:sSubPr>
                  <m:ctrlPr>
                    <w:rPr>
                      <w:rFonts w:ascii="Cambria Math" w:hAnsi="Cambria Math" w:cs="Arial"/>
                      <w:i/>
                    </w:rPr>
                  </m:ctrlPr>
                </m:sSubPr>
                <m:e>
                  <m:r>
                    <w:rPr>
                      <w:rFonts w:ascii="Cambria Math" w:hAnsi="Cambria Math" w:cs="Arial"/>
                    </w:rPr>
                    <m:t>P</m:t>
                  </m:r>
                </m:e>
                <m:sub>
                  <m:r>
                    <m:rPr>
                      <m:sty m:val="p"/>
                    </m:rPr>
                    <w:rPr>
                      <w:rFonts w:ascii="Cambria Math" w:hAnsi="Cambria Math" w:cs="Arial"/>
                    </w:rPr>
                    <m:t>feed</m:t>
                  </m:r>
                </m:sub>
              </m:sSub>
              <m:r>
                <w:rPr>
                  <w:rFonts w:ascii="Cambria Math" w:hAnsi="Cambria Math" w:cs="Arial"/>
                </w:rPr>
                <m:t>-</m:t>
              </m:r>
              <m:sSub>
                <m:sSubPr>
                  <m:ctrlPr>
                    <w:rPr>
                      <w:rFonts w:ascii="Cambria Math" w:hAnsi="Cambria Math" w:cs="Arial"/>
                      <w:i/>
                    </w:rPr>
                  </m:ctrlPr>
                </m:sSubPr>
                <m:e>
                  <m:r>
                    <w:rPr>
                      <w:rFonts w:ascii="Cambria Math" w:hAnsi="Cambria Math" w:cs="Arial"/>
                    </w:rPr>
                    <m:t>P</m:t>
                  </m:r>
                </m:e>
                <m:sub>
                  <m:r>
                    <m:rPr>
                      <m:sty m:val="p"/>
                    </m:rPr>
                    <w:rPr>
                      <w:rFonts w:ascii="Cambria Math" w:hAnsi="Cambria Math" w:cs="Arial"/>
                    </w:rPr>
                    <m:t>brine</m:t>
                  </m:r>
                </m:sub>
              </m:sSub>
              <m:r>
                <w:rPr>
                  <w:rFonts w:ascii="Cambria Math" w:hAnsi="Cambria Math" w:cs="Arial"/>
                </w:rPr>
                <m:t>#(A11)</m:t>
              </m:r>
            </m:e>
          </m:eqArr>
        </m:oMath>
      </m:oMathPara>
    </w:p>
    <w:p w14:paraId="4A0D8FEF" w14:textId="502C71A2" w:rsidR="000E2694" w:rsidRDefault="000E2694" w:rsidP="000E2694">
      <w:pPr>
        <w:rPr>
          <w:rFonts w:ascii="Arial" w:hAnsi="Arial" w:cs="Arial"/>
        </w:rPr>
      </w:pPr>
      <w:r w:rsidRPr="002D537A">
        <w:rPr>
          <w:rFonts w:ascii="Arial" w:hAnsi="Arial" w:cs="Arial" w:hint="eastAsia"/>
        </w:rPr>
        <w:t>H</w:t>
      </w:r>
      <w:r w:rsidRPr="002D537A">
        <w:rPr>
          <w:rFonts w:ascii="Arial" w:hAnsi="Arial" w:cs="Arial"/>
        </w:rPr>
        <w:t xml:space="preserve">ere, </w:t>
      </w:r>
      <m:oMath>
        <m:sSub>
          <m:sSubPr>
            <m:ctrlPr>
              <w:rPr>
                <w:rFonts w:ascii="Cambria Math" w:hAnsi="Cambria Math" w:cs="Arial"/>
                <w:i/>
              </w:rPr>
            </m:ctrlPr>
          </m:sSubPr>
          <m:e>
            <m:r>
              <w:rPr>
                <w:rFonts w:ascii="Cambria Math" w:hAnsi="Cambria Math" w:cs="Arial"/>
              </w:rPr>
              <m:t>P</m:t>
            </m:r>
          </m:e>
          <m:sub>
            <m:r>
              <m:rPr>
                <m:sty m:val="p"/>
              </m:rPr>
              <w:rPr>
                <w:rFonts w:ascii="Cambria Math" w:hAnsi="Cambria Math" w:cs="Arial"/>
              </w:rPr>
              <m:t>trans</m:t>
            </m:r>
          </m:sub>
        </m:sSub>
      </m:oMath>
      <w:r w:rsidRPr="002D537A">
        <w:rPr>
          <w:rFonts w:ascii="Arial" w:hAnsi="Arial" w:cs="Arial" w:hint="eastAsia"/>
        </w:rPr>
        <w:t xml:space="preserve"> </w:t>
      </w:r>
      <w:r w:rsidRPr="002D537A">
        <w:rPr>
          <w:rFonts w:ascii="Arial" w:hAnsi="Arial" w:cs="Arial"/>
        </w:rPr>
        <w:t xml:space="preserve">is the </w:t>
      </w:r>
      <w:r>
        <w:rPr>
          <w:rFonts w:ascii="Arial" w:hAnsi="Arial" w:cs="Arial"/>
        </w:rPr>
        <w:t xml:space="preserve">RO transmembrane pressure, </w:t>
      </w:r>
      <m:oMath>
        <m:r>
          <m:rPr>
            <m:sty m:val="p"/>
          </m:rPr>
          <w:rPr>
            <w:rFonts w:ascii="Cambria Math" w:hAnsi="Cambria Math" w:cs="Arial"/>
          </w:rPr>
          <m:t>Δ</m:t>
        </m:r>
        <m:r>
          <w:rPr>
            <w:rFonts w:ascii="Cambria Math" w:hAnsi="Cambria Math" w:cs="Arial"/>
          </w:rPr>
          <m:t>P</m:t>
        </m:r>
      </m:oMath>
      <w:r>
        <w:rPr>
          <w:rFonts w:ascii="Arial" w:hAnsi="Arial" w:cs="Arial" w:hint="eastAsia"/>
        </w:rPr>
        <w:t xml:space="preserve"> </w:t>
      </w:r>
      <w:r>
        <w:rPr>
          <w:rFonts w:ascii="Arial" w:hAnsi="Arial" w:cs="Arial"/>
        </w:rPr>
        <w:t xml:space="preserve">is the differential RO module pressure, </w:t>
      </w:r>
      <m:oMath>
        <m:r>
          <m:rPr>
            <m:sty m:val="p"/>
          </m:rPr>
          <w:rPr>
            <w:rFonts w:ascii="Cambria Math" w:hAnsi="Cambria Math" w:cs="Arial"/>
          </w:rPr>
          <m:t>Δ</m:t>
        </m:r>
        <m:r>
          <w:rPr>
            <w:rFonts w:ascii="Cambria Math" w:hAnsi="Cambria Math" w:cs="Arial"/>
          </w:rPr>
          <m:t>π</m:t>
        </m:r>
      </m:oMath>
      <w:r>
        <w:rPr>
          <w:rFonts w:ascii="Arial" w:hAnsi="Arial" w:cs="Arial" w:hint="eastAsia"/>
        </w:rPr>
        <w:t xml:space="preserve"> </w:t>
      </w:r>
      <w:r>
        <w:rPr>
          <w:rFonts w:ascii="Arial" w:hAnsi="Arial" w:cs="Arial"/>
        </w:rPr>
        <w:t xml:space="preserve">is the osmotic pressure, </w:t>
      </w:r>
      <m:oMath>
        <m:r>
          <w:rPr>
            <w:rFonts w:ascii="Cambria Math" w:hAnsi="Cambria Math" w:cs="Arial"/>
          </w:rPr>
          <m:t>n</m:t>
        </m:r>
      </m:oMath>
      <w:r>
        <w:rPr>
          <w:rFonts w:ascii="Arial" w:hAnsi="Arial" w:cs="Arial" w:hint="eastAsia"/>
        </w:rPr>
        <w:t xml:space="preserve"> </w:t>
      </w:r>
      <w:r>
        <w:rPr>
          <w:rFonts w:ascii="Arial" w:hAnsi="Arial" w:cs="Arial"/>
        </w:rPr>
        <w:t xml:space="preserve">is the number of RO stages in the system, </w:t>
      </w:r>
      <m:oMath>
        <m:sSub>
          <m:sSubPr>
            <m:ctrlPr>
              <w:rPr>
                <w:rFonts w:ascii="Cambria Math" w:hAnsi="Cambria Math" w:cs="Arial"/>
                <w:i/>
              </w:rPr>
            </m:ctrlPr>
          </m:sSubPr>
          <m:e>
            <m:r>
              <w:rPr>
                <w:rFonts w:ascii="Cambria Math" w:hAnsi="Cambria Math" w:cs="Arial"/>
              </w:rPr>
              <m:t>P</m:t>
            </m:r>
          </m:e>
          <m:sub>
            <m:r>
              <m:rPr>
                <m:sty m:val="p"/>
              </m:rPr>
              <w:rPr>
                <w:rFonts w:ascii="Cambria Math" w:hAnsi="Cambria Math" w:cs="Arial"/>
              </w:rPr>
              <m:t>feed</m:t>
            </m:r>
          </m:sub>
        </m:sSub>
      </m:oMath>
      <w:r>
        <w:rPr>
          <w:rFonts w:ascii="Arial" w:hAnsi="Arial" w:cs="Arial" w:hint="eastAsia"/>
        </w:rPr>
        <w:t xml:space="preserve"> </w:t>
      </w:r>
      <w:r>
        <w:rPr>
          <w:rFonts w:ascii="Arial" w:hAnsi="Arial" w:cs="Arial"/>
        </w:rPr>
        <w:t xml:space="preserve">is the RO feed pressure, </w:t>
      </w:r>
      <m:oMath>
        <m:sSub>
          <m:sSubPr>
            <m:ctrlPr>
              <w:rPr>
                <w:rFonts w:ascii="Cambria Math" w:hAnsi="Cambria Math" w:cs="Arial"/>
                <w:i/>
              </w:rPr>
            </m:ctrlPr>
          </m:sSubPr>
          <m:e>
            <m:r>
              <w:rPr>
                <w:rFonts w:ascii="Cambria Math" w:hAnsi="Cambria Math" w:cs="Arial"/>
              </w:rPr>
              <m:t>P</m:t>
            </m:r>
          </m:e>
          <m:sub>
            <m:r>
              <m:rPr>
                <m:sty m:val="p"/>
              </m:rPr>
              <w:rPr>
                <w:rFonts w:ascii="Cambria Math" w:hAnsi="Cambria Math" w:cs="Arial"/>
              </w:rPr>
              <m:t>perm</m:t>
            </m:r>
          </m:sub>
        </m:sSub>
      </m:oMath>
      <w:r>
        <w:rPr>
          <w:rFonts w:ascii="Arial" w:hAnsi="Arial" w:cs="Arial"/>
        </w:rPr>
        <w:t xml:space="preserve"> is the RO permeate pressure of entire train,</w:t>
      </w:r>
      <w:r w:rsidR="001E0B56">
        <w:rPr>
          <w:rFonts w:ascii="Arial" w:hAnsi="Arial" w:cs="Arial"/>
        </w:rPr>
        <w:t xml:space="preserve"> and</w:t>
      </w:r>
      <w:r>
        <w:rPr>
          <w:rFonts w:ascii="Arial" w:hAnsi="Arial" w:cs="Arial"/>
        </w:rPr>
        <w:t xml:space="preserve"> </w:t>
      </w:r>
      <m:oMath>
        <m:sSub>
          <m:sSubPr>
            <m:ctrlPr>
              <w:rPr>
                <w:rFonts w:ascii="Cambria Math" w:hAnsi="Cambria Math" w:cs="Arial"/>
                <w:i/>
              </w:rPr>
            </m:ctrlPr>
          </m:sSubPr>
          <m:e>
            <m:r>
              <w:rPr>
                <w:rFonts w:ascii="Cambria Math" w:hAnsi="Cambria Math" w:cs="Arial"/>
              </w:rPr>
              <m:t>P</m:t>
            </m:r>
          </m:e>
          <m:sub>
            <m:r>
              <m:rPr>
                <m:sty m:val="p"/>
              </m:rPr>
              <w:rPr>
                <w:rFonts w:ascii="Cambria Math" w:hAnsi="Cambria Math" w:cs="Arial"/>
              </w:rPr>
              <m:t>brine</m:t>
            </m:r>
          </m:sub>
        </m:sSub>
      </m:oMath>
      <w:r>
        <w:rPr>
          <w:rFonts w:ascii="Arial" w:hAnsi="Arial" w:cs="Arial"/>
        </w:rPr>
        <w:t xml:space="preserve"> is the RO brine pressure. Unit of each pressure is bar in LVMWD data and psi in OCWD data. </w:t>
      </w:r>
      <m:oMath>
        <m:r>
          <w:rPr>
            <w:rFonts w:ascii="Cambria Math" w:hAnsi="Cambria Math" w:cs="Arial"/>
          </w:rPr>
          <m:t>n=1</m:t>
        </m:r>
      </m:oMath>
      <w:r>
        <w:rPr>
          <w:rFonts w:ascii="Arial" w:hAnsi="Arial" w:cs="Arial" w:hint="eastAsia"/>
        </w:rPr>
        <w:t xml:space="preserve"> </w:t>
      </w:r>
      <w:r>
        <w:rPr>
          <w:rFonts w:ascii="Arial" w:hAnsi="Arial" w:cs="Arial"/>
        </w:rPr>
        <w:t>in OCWD data.</w:t>
      </w:r>
    </w:p>
    <w:p w14:paraId="05579AE5" w14:textId="77777777" w:rsidR="000E2694" w:rsidRDefault="000E2694" w:rsidP="000E2694">
      <w:pPr>
        <w:pStyle w:val="a3"/>
        <w:numPr>
          <w:ilvl w:val="0"/>
          <w:numId w:val="3"/>
        </w:numPr>
        <w:ind w:leftChars="0"/>
        <w:rPr>
          <w:rFonts w:ascii="Arial" w:hAnsi="Arial" w:cs="Arial"/>
        </w:rPr>
      </w:pPr>
      <w:r>
        <w:rPr>
          <w:rFonts w:ascii="Arial" w:hAnsi="Arial" w:cs="Arial"/>
        </w:rPr>
        <w:t xml:space="preserve">Average Osmotic Pressure Differential: </w:t>
      </w:r>
      <m:oMath>
        <m:r>
          <m:rPr>
            <m:sty m:val="p"/>
          </m:rPr>
          <w:rPr>
            <w:rFonts w:ascii="Cambria Math" w:hAnsi="Cambria Math" w:cs="Arial"/>
          </w:rPr>
          <m:t>Δ</m:t>
        </m:r>
        <m:r>
          <w:rPr>
            <w:rFonts w:ascii="Cambria Math" w:hAnsi="Cambria Math" w:cs="Arial"/>
          </w:rPr>
          <m:t>π</m:t>
        </m:r>
      </m:oMath>
    </w:p>
    <w:p w14:paraId="0CDDF938" w14:textId="77777777" w:rsidR="000E2694" w:rsidRPr="00AE1E71" w:rsidRDefault="00B425E9" w:rsidP="000E2694">
      <w:pPr>
        <w:rPr>
          <w:rFonts w:ascii="Arial" w:hAnsi="Arial" w:cs="Arial"/>
        </w:rPr>
      </w:pPr>
      <m:oMathPara>
        <m:oMath>
          <m:eqArr>
            <m:eqArrPr>
              <m:maxDist m:val="1"/>
              <m:ctrlPr>
                <w:rPr>
                  <w:rFonts w:ascii="Cambria Math" w:hAnsi="Cambria Math" w:cs="Arial"/>
                  <w:i/>
                </w:rPr>
              </m:ctrlPr>
            </m:eqArrPr>
            <m:e>
              <w:bookmarkStart w:id="42" w:name="_Hlk130810927"/>
              <m:r>
                <m:rPr>
                  <m:sty m:val="p"/>
                </m:rPr>
                <w:rPr>
                  <w:rFonts w:ascii="Cambria Math" w:hAnsi="Cambria Math" w:cs="Arial"/>
                </w:rPr>
                <m:t>Δ</m:t>
              </m:r>
              <m:r>
                <w:rPr>
                  <w:rFonts w:ascii="Cambria Math" w:hAnsi="Cambria Math" w:cs="Arial"/>
                </w:rPr>
                <m:t>π</m:t>
              </m:r>
              <w:bookmarkEnd w:id="42"/>
              <m:r>
                <w:rPr>
                  <w:rFonts w:ascii="Cambria Math" w:hAnsi="Cambria Math" w:cs="Arial"/>
                </w:rPr>
                <m:t>=O</m:t>
              </m:r>
              <m:sSub>
                <m:sSubPr>
                  <m:ctrlPr>
                    <w:rPr>
                      <w:rFonts w:ascii="Cambria Math" w:hAnsi="Cambria Math" w:cs="Arial"/>
                      <w:i/>
                    </w:rPr>
                  </m:ctrlPr>
                </m:sSubPr>
                <m:e>
                  <m:r>
                    <w:rPr>
                      <w:rFonts w:ascii="Cambria Math" w:hAnsi="Cambria Math" w:cs="Arial"/>
                    </w:rPr>
                    <m:t>P</m:t>
                  </m:r>
                </m:e>
                <m:sub>
                  <m:r>
                    <m:rPr>
                      <m:sty m:val="p"/>
                    </m:rPr>
                    <w:rPr>
                      <w:rFonts w:ascii="Cambria Math" w:hAnsi="Cambria Math" w:cs="Arial"/>
                    </w:rPr>
                    <m:t>fb</m:t>
                  </m:r>
                </m:sub>
              </m:sSub>
              <m:r>
                <w:rPr>
                  <w:rFonts w:ascii="Cambria Math" w:hAnsi="Cambria Math" w:cs="Arial"/>
                </w:rPr>
                <m:t>-O</m:t>
              </m:r>
              <m:sSub>
                <m:sSubPr>
                  <m:ctrlPr>
                    <w:rPr>
                      <w:rFonts w:ascii="Cambria Math" w:hAnsi="Cambria Math" w:cs="Arial"/>
                      <w:i/>
                    </w:rPr>
                  </m:ctrlPr>
                </m:sSubPr>
                <m:e>
                  <m:r>
                    <w:rPr>
                      <w:rFonts w:ascii="Cambria Math" w:hAnsi="Cambria Math" w:cs="Arial"/>
                    </w:rPr>
                    <m:t>P</m:t>
                  </m:r>
                </m:e>
                <m:sub>
                  <m:r>
                    <m:rPr>
                      <m:sty m:val="p"/>
                    </m:rPr>
                    <w:rPr>
                      <w:rFonts w:ascii="Cambria Math" w:hAnsi="Cambria Math" w:cs="Arial"/>
                    </w:rPr>
                    <m:t>perm</m:t>
                  </m:r>
                </m:sub>
              </m:sSub>
              <m:r>
                <w:rPr>
                  <w:rFonts w:ascii="Cambria Math" w:hAnsi="Cambria Math" w:cs="Arial"/>
                </w:rPr>
                <m:t>#(A12)</m:t>
              </m:r>
              <m:ctrlPr>
                <w:rPr>
                  <w:rFonts w:ascii="Cambria Math" w:eastAsia="Cambria Math" w:hAnsi="Cambria Math" w:cs="Cambria Math"/>
                  <w:i/>
                </w:rPr>
              </m:ctrlPr>
            </m:e>
            <m:e>
              <m:r>
                <w:rPr>
                  <w:rFonts w:ascii="Cambria Math" w:hAnsi="Cambria Math" w:cs="Arial"/>
                </w:rPr>
                <m:t>O</m:t>
              </m:r>
              <m:sSub>
                <m:sSubPr>
                  <m:ctrlPr>
                    <w:rPr>
                      <w:rFonts w:ascii="Cambria Math" w:hAnsi="Cambria Math" w:cs="Arial"/>
                      <w:i/>
                    </w:rPr>
                  </m:ctrlPr>
                </m:sSubPr>
                <m:e>
                  <m:r>
                    <w:rPr>
                      <w:rFonts w:ascii="Cambria Math" w:hAnsi="Cambria Math" w:cs="Arial"/>
                    </w:rPr>
                    <m:t>P</m:t>
                  </m:r>
                </m:e>
                <m:sub>
                  <m:r>
                    <m:rPr>
                      <m:sty m:val="p"/>
                    </m:rPr>
                    <w:rPr>
                      <w:rFonts w:ascii="Cambria Math" w:hAnsi="Cambria Math" w:cs="Arial"/>
                    </w:rPr>
                    <m:t>fb</m:t>
                  </m:r>
                </m:sub>
              </m:sSub>
              <m:r>
                <w:rPr>
                  <w:rFonts w:ascii="Cambria Math" w:hAnsi="Cambria Math" w:cs="Arial"/>
                </w:rPr>
                <m:t>=α×</m:t>
              </m:r>
              <m:sSub>
                <m:sSubPr>
                  <m:ctrlPr>
                    <w:rPr>
                      <w:rFonts w:ascii="Cambria Math" w:hAnsi="Cambria Math" w:cs="Arial"/>
                      <w:i/>
                    </w:rPr>
                  </m:ctrlPr>
                </m:sSubPr>
                <m:e>
                  <m:r>
                    <w:rPr>
                      <w:rFonts w:ascii="Cambria Math" w:hAnsi="Cambria Math" w:cs="Arial"/>
                    </w:rPr>
                    <m:t>LM</m:t>
                  </m:r>
                </m:e>
                <m:sub>
                  <m:r>
                    <m:rPr>
                      <m:sty m:val="p"/>
                    </m:rPr>
                    <w:rPr>
                      <w:rFonts w:ascii="Cambria Math" w:hAnsi="Cambria Math" w:cs="Arial"/>
                    </w:rPr>
                    <m:t>fb, TDS</m:t>
                  </m:r>
                </m:sub>
              </m:sSub>
              <m:r>
                <w:rPr>
                  <w:rFonts w:ascii="Cambria Math" w:hAnsi="Cambria Math" w:cs="Arial"/>
                </w:rPr>
                <m:t>#(A13)</m:t>
              </m:r>
              <m:ctrlPr>
                <w:rPr>
                  <w:rFonts w:ascii="Cambria Math" w:eastAsia="Cambria Math" w:hAnsi="Cambria Math" w:cs="Cambria Math"/>
                  <w:i/>
                </w:rPr>
              </m:ctrlPr>
            </m:e>
            <m:e>
              <m:r>
                <w:rPr>
                  <w:rFonts w:ascii="Cambria Math" w:hAnsi="Cambria Math" w:cs="Arial"/>
                </w:rPr>
                <m:t>O</m:t>
              </m:r>
              <m:sSub>
                <m:sSubPr>
                  <m:ctrlPr>
                    <w:rPr>
                      <w:rFonts w:ascii="Cambria Math" w:hAnsi="Cambria Math" w:cs="Arial"/>
                      <w:i/>
                    </w:rPr>
                  </m:ctrlPr>
                </m:sSubPr>
                <m:e>
                  <m:r>
                    <w:rPr>
                      <w:rFonts w:ascii="Cambria Math" w:hAnsi="Cambria Math" w:cs="Arial"/>
                    </w:rPr>
                    <m:t>P</m:t>
                  </m:r>
                </m:e>
                <m:sub>
                  <m:r>
                    <m:rPr>
                      <m:sty m:val="p"/>
                    </m:rPr>
                    <w:rPr>
                      <w:rFonts w:ascii="Cambria Math" w:hAnsi="Cambria Math" w:cs="Arial"/>
                    </w:rPr>
                    <m:t>perm</m:t>
                  </m:r>
                </m:sub>
              </m:sSub>
              <m:r>
                <w:rPr>
                  <w:rFonts w:ascii="Cambria Math" w:hAnsi="Cambria Math" w:cs="Arial"/>
                </w:rPr>
                <m:t>=β×TD</m:t>
              </m:r>
              <m:sSub>
                <m:sSubPr>
                  <m:ctrlPr>
                    <w:rPr>
                      <w:rFonts w:ascii="Cambria Math" w:hAnsi="Cambria Math" w:cs="Arial"/>
                      <w:i/>
                    </w:rPr>
                  </m:ctrlPr>
                </m:sSubPr>
                <m:e>
                  <m:r>
                    <w:rPr>
                      <w:rFonts w:ascii="Cambria Math" w:hAnsi="Cambria Math" w:cs="Arial"/>
                    </w:rPr>
                    <m:t>S</m:t>
                  </m:r>
                </m:e>
                <m:sub>
                  <m:r>
                    <m:rPr>
                      <m:sty m:val="p"/>
                    </m:rPr>
                    <w:rPr>
                      <w:rFonts w:ascii="Cambria Math" w:hAnsi="Cambria Math" w:cs="Arial"/>
                    </w:rPr>
                    <m:t>perm</m:t>
                  </m:r>
                </m:sub>
              </m:sSub>
              <m:r>
                <w:rPr>
                  <w:rFonts w:ascii="Cambria Math" w:eastAsia="Cambria Math" w:hAnsi="Cambria Math" w:cs="Cambria Math"/>
                </w:rPr>
                <m:t>#(A14)</m:t>
              </m:r>
            </m:e>
          </m:eqArr>
        </m:oMath>
      </m:oMathPara>
    </w:p>
    <w:p w14:paraId="3AAE8B66" w14:textId="77777777" w:rsidR="000E2694" w:rsidRPr="00AE1E71" w:rsidRDefault="000E2694" w:rsidP="000E2694">
      <w:pPr>
        <w:rPr>
          <w:rFonts w:ascii="Arial" w:hAnsi="Arial" w:cs="Arial"/>
        </w:rPr>
      </w:pPr>
      <w:r w:rsidRPr="00AE1E71">
        <w:rPr>
          <w:rFonts w:ascii="Arial" w:hAnsi="Arial" w:cs="Arial" w:hint="eastAsia"/>
        </w:rPr>
        <w:t>H</w:t>
      </w:r>
      <w:r w:rsidRPr="00AE1E71">
        <w:rPr>
          <w:rFonts w:ascii="Arial" w:hAnsi="Arial" w:cs="Arial"/>
        </w:rPr>
        <w:t xml:space="preserve">ere, </w:t>
      </w:r>
      <m:oMath>
        <m:r>
          <w:rPr>
            <w:rFonts w:ascii="Cambria Math" w:hAnsi="Cambria Math" w:cs="Arial"/>
          </w:rPr>
          <m:t>O</m:t>
        </m:r>
        <m:sSub>
          <m:sSubPr>
            <m:ctrlPr>
              <w:rPr>
                <w:rFonts w:ascii="Cambria Math" w:hAnsi="Cambria Math" w:cs="Arial"/>
                <w:i/>
              </w:rPr>
            </m:ctrlPr>
          </m:sSubPr>
          <m:e>
            <m:r>
              <w:rPr>
                <w:rFonts w:ascii="Cambria Math" w:hAnsi="Cambria Math" w:cs="Arial"/>
              </w:rPr>
              <m:t>P</m:t>
            </m:r>
          </m:e>
          <m:sub>
            <m:r>
              <m:rPr>
                <m:sty m:val="p"/>
              </m:rPr>
              <w:rPr>
                <w:rFonts w:ascii="Cambria Math" w:hAnsi="Cambria Math" w:cs="Arial"/>
              </w:rPr>
              <m:t>fb</m:t>
            </m:r>
          </m:sub>
        </m:sSub>
      </m:oMath>
      <w:r w:rsidRPr="00AE1E71">
        <w:rPr>
          <w:rFonts w:ascii="Arial" w:hAnsi="Arial" w:cs="Arial" w:hint="eastAsia"/>
        </w:rPr>
        <w:t xml:space="preserve"> </w:t>
      </w:r>
      <w:r w:rsidRPr="00AE1E71">
        <w:rPr>
          <w:rFonts w:ascii="Arial" w:hAnsi="Arial" w:cs="Arial"/>
        </w:rPr>
        <w:t xml:space="preserve">is the </w:t>
      </w:r>
      <w:r>
        <w:rPr>
          <w:rFonts w:ascii="Arial" w:hAnsi="Arial" w:cs="Arial"/>
        </w:rPr>
        <w:t>average of osmotic pressure between feed and brine flow,</w:t>
      </w:r>
      <w:r w:rsidRPr="00AE1E71">
        <w:rPr>
          <w:rFonts w:ascii="Arial" w:hAnsi="Arial" w:cs="Arial"/>
        </w:rPr>
        <w:t xml:space="preserve"> </w:t>
      </w:r>
      <m:oMath>
        <m:r>
          <w:rPr>
            <w:rFonts w:ascii="Cambria Math" w:hAnsi="Cambria Math" w:cs="Arial"/>
          </w:rPr>
          <m:t>O</m:t>
        </m:r>
        <m:sSub>
          <m:sSubPr>
            <m:ctrlPr>
              <w:rPr>
                <w:rFonts w:ascii="Cambria Math" w:hAnsi="Cambria Math" w:cs="Arial"/>
                <w:i/>
              </w:rPr>
            </m:ctrlPr>
          </m:sSubPr>
          <m:e>
            <m:r>
              <w:rPr>
                <w:rFonts w:ascii="Cambria Math" w:hAnsi="Cambria Math" w:cs="Arial"/>
              </w:rPr>
              <m:t>P</m:t>
            </m:r>
          </m:e>
          <m:sub>
            <m:r>
              <m:rPr>
                <m:sty m:val="p"/>
              </m:rPr>
              <w:rPr>
                <w:rFonts w:ascii="Cambria Math" w:hAnsi="Cambria Math" w:cs="Arial"/>
              </w:rPr>
              <m:t>perm</m:t>
            </m:r>
          </m:sub>
        </m:sSub>
      </m:oMath>
      <w:r w:rsidRPr="00AE1E71">
        <w:rPr>
          <w:rFonts w:ascii="Arial" w:hAnsi="Arial" w:cs="Arial" w:hint="eastAsia"/>
        </w:rPr>
        <w:t xml:space="preserve"> </w:t>
      </w:r>
      <w:r w:rsidRPr="00AE1E71">
        <w:rPr>
          <w:rFonts w:ascii="Arial" w:hAnsi="Arial" w:cs="Arial"/>
        </w:rPr>
        <w:t xml:space="preserve">is the </w:t>
      </w:r>
      <w:r>
        <w:rPr>
          <w:rFonts w:ascii="Arial" w:hAnsi="Arial" w:cs="Arial"/>
        </w:rPr>
        <w:t xml:space="preserve">permeate osmotic pressure, </w:t>
      </w:r>
      <m:oMath>
        <m:sSub>
          <m:sSubPr>
            <m:ctrlPr>
              <w:rPr>
                <w:rFonts w:ascii="Cambria Math" w:hAnsi="Cambria Math" w:cs="Arial"/>
                <w:i/>
              </w:rPr>
            </m:ctrlPr>
          </m:sSubPr>
          <m:e>
            <m:r>
              <w:rPr>
                <w:rFonts w:ascii="Cambria Math" w:hAnsi="Cambria Math" w:cs="Arial"/>
              </w:rPr>
              <m:t>LM</m:t>
            </m:r>
          </m:e>
          <m:sub>
            <m:r>
              <m:rPr>
                <m:sty m:val="p"/>
              </m:rPr>
              <w:rPr>
                <w:rFonts w:ascii="Cambria Math" w:hAnsi="Cambria Math" w:cs="Arial"/>
              </w:rPr>
              <m:t>fb, TDS</m:t>
            </m:r>
          </m:sub>
        </m:sSub>
      </m:oMath>
      <w:r>
        <w:rPr>
          <w:rFonts w:ascii="Arial" w:hAnsi="Arial" w:cs="Arial" w:hint="eastAsia"/>
        </w:rPr>
        <w:t xml:space="preserve"> </w:t>
      </w:r>
      <w:r>
        <w:rPr>
          <w:rFonts w:ascii="Arial" w:hAnsi="Arial" w:cs="Arial"/>
        </w:rPr>
        <w:t xml:space="preserve">is the log mean factor between feed and brine for TDS, </w:t>
      </w:r>
      <m:oMath>
        <m:r>
          <w:rPr>
            <w:rFonts w:ascii="Cambria Math" w:hAnsi="Cambria Math" w:cs="Arial"/>
          </w:rPr>
          <m:t>TD</m:t>
        </m:r>
        <m:sSub>
          <m:sSubPr>
            <m:ctrlPr>
              <w:rPr>
                <w:rFonts w:ascii="Cambria Math" w:hAnsi="Cambria Math" w:cs="Arial"/>
                <w:i/>
              </w:rPr>
            </m:ctrlPr>
          </m:sSubPr>
          <m:e>
            <m:r>
              <w:rPr>
                <w:rFonts w:ascii="Cambria Math" w:hAnsi="Cambria Math" w:cs="Arial"/>
              </w:rPr>
              <m:t>S</m:t>
            </m:r>
          </m:e>
          <m:sub>
            <m:r>
              <m:rPr>
                <m:sty m:val="p"/>
              </m:rPr>
              <w:rPr>
                <w:rFonts w:ascii="Cambria Math" w:hAnsi="Cambria Math" w:cs="Arial"/>
              </w:rPr>
              <m:t>perm</m:t>
            </m:r>
          </m:sub>
        </m:sSub>
        <m:r>
          <w:rPr>
            <w:rFonts w:ascii="Cambria Math" w:hAnsi="Cambria Math" w:cs="Arial"/>
          </w:rPr>
          <m:t>[</m:t>
        </m:r>
        <m:r>
          <m:rPr>
            <m:sty m:val="p"/>
          </m:rPr>
          <w:rPr>
            <w:rFonts w:ascii="Cambria Math" w:hAnsi="Cambria Math" w:cs="Arial"/>
          </w:rPr>
          <m:t>ppm</m:t>
        </m:r>
        <m:r>
          <w:rPr>
            <w:rFonts w:ascii="Cambria Math" w:hAnsi="Cambria Math" w:cs="Arial"/>
          </w:rPr>
          <m:t>]</m:t>
        </m:r>
      </m:oMath>
      <w:r>
        <w:rPr>
          <w:rFonts w:ascii="Arial" w:hAnsi="Arial" w:cs="Arial" w:hint="eastAsia"/>
        </w:rPr>
        <w:t xml:space="preserve"> </w:t>
      </w:r>
      <w:r>
        <w:rPr>
          <w:rFonts w:ascii="Arial" w:hAnsi="Arial" w:cs="Arial"/>
        </w:rPr>
        <w:t xml:space="preserve">is the permeate TDS, and </w:t>
      </w:r>
      <m:oMath>
        <m:r>
          <w:rPr>
            <w:rFonts w:ascii="Cambria Math" w:hAnsi="Cambria Math" w:cs="Arial"/>
          </w:rPr>
          <m:t>α,β&gt;0</m:t>
        </m:r>
      </m:oMath>
      <w:r>
        <w:rPr>
          <w:rFonts w:ascii="Arial" w:hAnsi="Arial" w:cs="Arial" w:hint="eastAsia"/>
        </w:rPr>
        <w:t xml:space="preserve"> </w:t>
      </w:r>
      <w:r>
        <w:rPr>
          <w:rFonts w:ascii="Arial" w:hAnsi="Arial" w:cs="Arial"/>
        </w:rPr>
        <w:t>are constant coefficients</w:t>
      </w:r>
      <w:r w:rsidRPr="00AE1E71">
        <w:rPr>
          <w:rFonts w:ascii="Arial" w:hAnsi="Arial" w:cs="Arial"/>
        </w:rPr>
        <w:t>.</w:t>
      </w:r>
      <w:r>
        <w:rPr>
          <w:rFonts w:ascii="Arial" w:hAnsi="Arial" w:cs="Arial"/>
        </w:rPr>
        <w:t xml:space="preserve"> Eq.(A12) is used in LVMWD.</w:t>
      </w:r>
    </w:p>
    <w:p w14:paraId="5526886B" w14:textId="38E98BF8" w:rsidR="000E2694" w:rsidRDefault="000E2694" w:rsidP="000E2694">
      <w:pPr>
        <w:pStyle w:val="a3"/>
        <w:numPr>
          <w:ilvl w:val="0"/>
          <w:numId w:val="3"/>
        </w:numPr>
        <w:ind w:leftChars="0"/>
        <w:rPr>
          <w:rFonts w:ascii="Arial" w:hAnsi="Arial" w:cs="Arial"/>
        </w:rPr>
      </w:pPr>
      <w:r>
        <w:rPr>
          <w:rFonts w:ascii="Arial" w:hAnsi="Arial" w:cs="Arial"/>
        </w:rPr>
        <w:lastRenderedPageBreak/>
        <w:t>Log Mean Factor</w:t>
      </w:r>
      <w:r w:rsidR="00AF6AF5" w:rsidRPr="00AF6AF5">
        <w:rPr>
          <w:rFonts w:ascii="Arial" w:hAnsi="Arial" w:cs="Arial"/>
        </w:rPr>
        <w:t xml:space="preserve"> </w:t>
      </w:r>
      <w:r w:rsidR="00AF6AF5">
        <w:rPr>
          <w:rFonts w:ascii="Arial" w:hAnsi="Arial" w:cs="Arial"/>
        </w:rPr>
        <w:t>considering concentration polarization on RO surface</w:t>
      </w:r>
      <w:r>
        <w:rPr>
          <w:rFonts w:ascii="Arial" w:hAnsi="Arial" w:cs="Arial"/>
        </w:rPr>
        <w:t xml:space="preserve">: </w:t>
      </w:r>
      <m:oMath>
        <m:sSub>
          <m:sSubPr>
            <m:ctrlPr>
              <w:rPr>
                <w:rFonts w:ascii="Cambria Math" w:hAnsi="Cambria Math" w:cs="Arial"/>
                <w:i/>
              </w:rPr>
            </m:ctrlPr>
          </m:sSubPr>
          <m:e>
            <m:r>
              <w:rPr>
                <w:rFonts w:ascii="Cambria Math" w:hAnsi="Cambria Math" w:cs="Arial"/>
              </w:rPr>
              <m:t>LM</m:t>
            </m:r>
          </m:e>
          <m:sub>
            <m:r>
              <m:rPr>
                <m:sty m:val="p"/>
              </m:rPr>
              <w:rPr>
                <w:rFonts w:ascii="Cambria Math" w:hAnsi="Cambria Math" w:cs="Arial"/>
              </w:rPr>
              <m:t>fb, TDS</m:t>
            </m:r>
          </m:sub>
        </m:sSub>
      </m:oMath>
      <w:r>
        <w:rPr>
          <w:rFonts w:ascii="Arial" w:hAnsi="Arial" w:cs="Arial" w:hint="eastAsia"/>
        </w:rPr>
        <w:t>,</w:t>
      </w:r>
      <w:r w:rsidRPr="00CC0CC9">
        <w:rPr>
          <w:rFonts w:ascii="Cambria Math" w:hAnsi="Cambria Math" w:cs="Arial"/>
          <w:i/>
        </w:rPr>
        <w:t xml:space="preserve"> </w:t>
      </w:r>
      <m:oMath>
        <m:sSub>
          <m:sSubPr>
            <m:ctrlPr>
              <w:rPr>
                <w:rFonts w:ascii="Cambria Math" w:hAnsi="Cambria Math" w:cs="Arial"/>
                <w:i/>
              </w:rPr>
            </m:ctrlPr>
          </m:sSubPr>
          <m:e>
            <m:r>
              <w:rPr>
                <w:rFonts w:ascii="Cambria Math" w:hAnsi="Cambria Math" w:cs="Arial"/>
              </w:rPr>
              <m:t>LM</m:t>
            </m:r>
          </m:e>
          <m:sub>
            <m:r>
              <m:rPr>
                <m:sty m:val="p"/>
              </m:rPr>
              <w:rPr>
                <w:rFonts w:ascii="Cambria Math" w:hAnsi="Cambria Math" w:cs="Arial"/>
              </w:rPr>
              <m:t xml:space="preserve">brine, </m:t>
            </m:r>
            <m:r>
              <w:rPr>
                <w:rFonts w:ascii="Cambria Math" w:hAnsi="Cambria Math" w:cs="Arial"/>
              </w:rPr>
              <m:t>C</m:t>
            </m:r>
          </m:sub>
        </m:sSub>
      </m:oMath>
    </w:p>
    <w:p w14:paraId="424C4BD6" w14:textId="77777777" w:rsidR="000E2694" w:rsidRPr="0073660F" w:rsidRDefault="00B425E9" w:rsidP="000E2694">
      <w:pPr>
        <w:pStyle w:val="a3"/>
        <w:ind w:leftChars="0" w:left="420"/>
        <w:rPr>
          <w:rFonts w:ascii="Arial" w:hAnsi="Arial" w:cs="Arial"/>
        </w:rPr>
      </w:pPr>
      <m:oMathPara>
        <m:oMath>
          <m:eqArr>
            <m:eqArrPr>
              <m:maxDist m:val="1"/>
              <m:ctrlPr>
                <w:rPr>
                  <w:rFonts w:ascii="Cambria Math" w:hAnsi="Cambria Math" w:cs="Arial"/>
                  <w:i/>
                </w:rPr>
              </m:ctrlPr>
            </m:eqArrPr>
            <m:e>
              <m:sSub>
                <m:sSubPr>
                  <m:ctrlPr>
                    <w:rPr>
                      <w:rFonts w:ascii="Cambria Math" w:hAnsi="Cambria Math" w:cs="Arial"/>
                      <w:i/>
                    </w:rPr>
                  </m:ctrlPr>
                </m:sSubPr>
                <m:e>
                  <m:r>
                    <w:rPr>
                      <w:rFonts w:ascii="Cambria Math" w:hAnsi="Cambria Math" w:cs="Arial"/>
                    </w:rPr>
                    <m:t>LM</m:t>
                  </m:r>
                </m:e>
                <m:sub>
                  <m:r>
                    <m:rPr>
                      <m:sty m:val="p"/>
                    </m:rPr>
                    <w:rPr>
                      <w:rFonts w:ascii="Cambria Math" w:hAnsi="Cambria Math" w:cs="Arial"/>
                    </w:rPr>
                    <m:t>fb, TDS</m:t>
                  </m:r>
                </m:sub>
              </m:sSub>
              <m:r>
                <w:rPr>
                  <w:rFonts w:ascii="Cambria Math" w:hAnsi="Cambria Math" w:cs="Arial"/>
                </w:rPr>
                <m:t>=</m:t>
              </m:r>
              <m:f>
                <m:fPr>
                  <m:ctrlPr>
                    <w:rPr>
                      <w:rFonts w:ascii="Cambria Math" w:hAnsi="Cambria Math" w:cs="Arial"/>
                      <w:i/>
                    </w:rPr>
                  </m:ctrlPr>
                </m:fPr>
                <m:num>
                  <m:r>
                    <w:rPr>
                      <w:rFonts w:ascii="Cambria Math" w:hAnsi="Cambria Math" w:cs="Arial"/>
                    </w:rPr>
                    <m:t>TD</m:t>
                  </m:r>
                  <m:sSub>
                    <m:sSubPr>
                      <m:ctrlPr>
                        <w:rPr>
                          <w:rFonts w:ascii="Cambria Math" w:hAnsi="Cambria Math" w:cs="Arial"/>
                          <w:i/>
                        </w:rPr>
                      </m:ctrlPr>
                    </m:sSubPr>
                    <m:e>
                      <m:r>
                        <w:rPr>
                          <w:rFonts w:ascii="Cambria Math" w:hAnsi="Cambria Math" w:cs="Arial"/>
                        </w:rPr>
                        <m:t>S</m:t>
                      </m:r>
                    </m:e>
                    <m:sub>
                      <m:r>
                        <m:rPr>
                          <m:sty m:val="p"/>
                        </m:rPr>
                        <w:rPr>
                          <w:rFonts w:ascii="Cambria Math" w:hAnsi="Cambria Math" w:cs="Arial"/>
                        </w:rPr>
                        <m:t>brine</m:t>
                      </m:r>
                    </m:sub>
                  </m:sSub>
                  <m:r>
                    <w:rPr>
                      <w:rFonts w:ascii="Cambria Math" w:hAnsi="Cambria Math" w:cs="Arial"/>
                    </w:rPr>
                    <m:t>-TD</m:t>
                  </m:r>
                  <m:sSub>
                    <m:sSubPr>
                      <m:ctrlPr>
                        <w:rPr>
                          <w:rFonts w:ascii="Cambria Math" w:hAnsi="Cambria Math" w:cs="Arial"/>
                          <w:i/>
                        </w:rPr>
                      </m:ctrlPr>
                    </m:sSubPr>
                    <m:e>
                      <m:r>
                        <w:rPr>
                          <w:rFonts w:ascii="Cambria Math" w:hAnsi="Cambria Math" w:cs="Arial"/>
                        </w:rPr>
                        <m:t>S</m:t>
                      </m:r>
                    </m:e>
                    <m:sub>
                      <m:r>
                        <m:rPr>
                          <m:sty m:val="p"/>
                        </m:rPr>
                        <w:rPr>
                          <w:rFonts w:ascii="Cambria Math" w:hAnsi="Cambria Math" w:cs="Arial"/>
                        </w:rPr>
                        <m:t>feed</m:t>
                      </m:r>
                    </m:sub>
                  </m:sSub>
                </m:num>
                <m:den>
                  <m:func>
                    <m:funcPr>
                      <m:ctrlPr>
                        <w:rPr>
                          <w:rFonts w:ascii="Cambria Math" w:hAnsi="Cambria Math" w:cs="Arial"/>
                          <w:i/>
                        </w:rPr>
                      </m:ctrlPr>
                    </m:funcPr>
                    <m:fName>
                      <m:r>
                        <m:rPr>
                          <m:sty m:val="p"/>
                        </m:rPr>
                        <w:rPr>
                          <w:rFonts w:ascii="Cambria Math" w:hAnsi="Cambria Math" w:cs="Arial"/>
                        </w:rPr>
                        <m:t>ln</m:t>
                      </m:r>
                    </m:fName>
                    <m:e>
                      <m:d>
                        <m:dPr>
                          <m:ctrlPr>
                            <w:rPr>
                              <w:rFonts w:ascii="Cambria Math" w:hAnsi="Cambria Math" w:cs="Arial"/>
                              <w:i/>
                            </w:rPr>
                          </m:ctrlPr>
                        </m:dPr>
                        <m:e>
                          <m:r>
                            <w:rPr>
                              <w:rFonts w:ascii="Cambria Math" w:hAnsi="Cambria Math" w:cs="Arial"/>
                            </w:rPr>
                            <m:t>TD</m:t>
                          </m:r>
                          <m:sSub>
                            <m:sSubPr>
                              <m:ctrlPr>
                                <w:rPr>
                                  <w:rFonts w:ascii="Cambria Math" w:hAnsi="Cambria Math" w:cs="Arial"/>
                                  <w:i/>
                                </w:rPr>
                              </m:ctrlPr>
                            </m:sSubPr>
                            <m:e>
                              <m:r>
                                <w:rPr>
                                  <w:rFonts w:ascii="Cambria Math" w:hAnsi="Cambria Math" w:cs="Arial"/>
                                </w:rPr>
                                <m:t>S</m:t>
                              </m:r>
                            </m:e>
                            <m:sub>
                              <m:r>
                                <m:rPr>
                                  <m:sty m:val="p"/>
                                </m:rPr>
                                <w:rPr>
                                  <w:rFonts w:ascii="Cambria Math" w:hAnsi="Cambria Math" w:cs="Arial"/>
                                </w:rPr>
                                <m:t>brine</m:t>
                              </m:r>
                            </m:sub>
                          </m:sSub>
                          <m:r>
                            <w:rPr>
                              <w:rFonts w:ascii="Cambria Math" w:hAnsi="Cambria Math" w:cs="Arial"/>
                            </w:rPr>
                            <m:t>-TD</m:t>
                          </m:r>
                          <m:sSub>
                            <m:sSubPr>
                              <m:ctrlPr>
                                <w:rPr>
                                  <w:rFonts w:ascii="Cambria Math" w:hAnsi="Cambria Math" w:cs="Arial"/>
                                  <w:i/>
                                </w:rPr>
                              </m:ctrlPr>
                            </m:sSubPr>
                            <m:e>
                              <m:r>
                                <w:rPr>
                                  <w:rFonts w:ascii="Cambria Math" w:hAnsi="Cambria Math" w:cs="Arial"/>
                                </w:rPr>
                                <m:t>S</m:t>
                              </m:r>
                            </m:e>
                            <m:sub>
                              <m:r>
                                <m:rPr>
                                  <m:sty m:val="p"/>
                                </m:rPr>
                                <w:rPr>
                                  <w:rFonts w:ascii="Cambria Math" w:hAnsi="Cambria Math" w:cs="Arial"/>
                                </w:rPr>
                                <m:t>feed</m:t>
                              </m:r>
                            </m:sub>
                          </m:sSub>
                        </m:e>
                      </m:d>
                    </m:e>
                  </m:func>
                </m:den>
              </m:f>
              <m:r>
                <w:rPr>
                  <w:rFonts w:ascii="Cambria Math" w:hAnsi="Cambria Math" w:cs="Arial"/>
                </w:rPr>
                <m:t>#(A15)</m:t>
              </m:r>
              <m:ctrlPr>
                <w:rPr>
                  <w:rFonts w:ascii="Cambria Math" w:eastAsia="Cambria Math" w:hAnsi="Cambria Math" w:cs="Cambria Math"/>
                  <w:i/>
                </w:rPr>
              </m:ctrlPr>
            </m:e>
            <m:e>
              <m:sSub>
                <m:sSubPr>
                  <m:ctrlPr>
                    <w:rPr>
                      <w:rFonts w:ascii="Cambria Math" w:hAnsi="Cambria Math" w:cs="Arial"/>
                      <w:i/>
                    </w:rPr>
                  </m:ctrlPr>
                </m:sSubPr>
                <m:e>
                  <m:r>
                    <w:rPr>
                      <w:rFonts w:ascii="Cambria Math" w:hAnsi="Cambria Math" w:cs="Arial"/>
                    </w:rPr>
                    <m:t>LM</m:t>
                  </m:r>
                </m:e>
                <m:sub>
                  <m:r>
                    <m:rPr>
                      <m:sty m:val="p"/>
                    </m:rPr>
                    <w:rPr>
                      <w:rFonts w:ascii="Cambria Math" w:hAnsi="Cambria Math" w:cs="Arial"/>
                    </w:rPr>
                    <m:t xml:space="preserve">brine, </m:t>
                  </m:r>
                  <m:r>
                    <w:rPr>
                      <w:rFonts w:ascii="Cambria Math" w:hAnsi="Cambria Math" w:cs="Arial"/>
                    </w:rPr>
                    <m:t>C</m:t>
                  </m:r>
                </m:sub>
              </m:sSub>
              <m:r>
                <w:rPr>
                  <w:rFonts w:ascii="Cambria Math" w:hAnsi="Cambria Math" w:cs="Arial"/>
                </w:rPr>
                <m:t>=</m:t>
              </m:r>
              <m:f>
                <m:fPr>
                  <m:ctrlPr>
                    <w:rPr>
                      <w:rFonts w:ascii="Cambria Math" w:hAnsi="Cambria Math" w:cs="Arial"/>
                      <w:i/>
                    </w:rPr>
                  </m:ctrlPr>
                </m:fPr>
                <m:num>
                  <m:func>
                    <m:funcPr>
                      <m:ctrlPr>
                        <w:rPr>
                          <w:rFonts w:ascii="Cambria Math" w:hAnsi="Cambria Math" w:cs="Arial"/>
                          <w:i/>
                        </w:rPr>
                      </m:ctrlPr>
                    </m:funcPr>
                    <m:fName>
                      <m:r>
                        <m:rPr>
                          <m:sty m:val="p"/>
                        </m:rPr>
                        <w:rPr>
                          <w:rFonts w:ascii="Cambria Math" w:hAnsi="Cambria Math" w:cs="Arial"/>
                        </w:rPr>
                        <m:t>ln</m:t>
                      </m:r>
                    </m:fName>
                    <m:e>
                      <m:d>
                        <m:dPr>
                          <m:ctrlPr>
                            <w:rPr>
                              <w:rFonts w:ascii="Cambria Math" w:hAnsi="Cambria Math" w:cs="Arial"/>
                            </w:rPr>
                          </m:ctrlPr>
                        </m:dPr>
                        <m:e>
                          <m:f>
                            <m:fPr>
                              <m:ctrlPr>
                                <w:rPr>
                                  <w:rFonts w:ascii="Cambria Math" w:hAnsi="Cambria Math" w:cs="Arial"/>
                                  <w:i/>
                                </w:rPr>
                              </m:ctrlPr>
                            </m:fPr>
                            <m:num>
                              <m:r>
                                <w:rPr>
                                  <w:rFonts w:ascii="Cambria Math" w:hAnsi="Cambria Math" w:cs="Arial"/>
                                </w:rPr>
                                <m:t>1</m:t>
                              </m:r>
                            </m:num>
                            <m:den>
                              <m:r>
                                <w:rPr>
                                  <w:rFonts w:ascii="Cambria Math" w:hAnsi="Cambria Math" w:cs="Arial"/>
                                </w:rPr>
                                <m:t>1-R</m:t>
                              </m:r>
                            </m:den>
                          </m:f>
                        </m:e>
                      </m:d>
                    </m:e>
                  </m:func>
                </m:num>
                <m:den>
                  <m:r>
                    <w:rPr>
                      <w:rFonts w:ascii="Cambria Math" w:hAnsi="Cambria Math" w:cs="Arial"/>
                    </w:rPr>
                    <m:t>R</m:t>
                  </m:r>
                </m:den>
              </m:f>
              <m:r>
                <w:rPr>
                  <w:rFonts w:ascii="Cambria Math" w:eastAsia="Cambria Math" w:hAnsi="Cambria Math" w:cs="Cambria Math"/>
                </w:rPr>
                <m:t>#(A16)</m:t>
              </m:r>
            </m:e>
          </m:eqArr>
        </m:oMath>
      </m:oMathPara>
    </w:p>
    <w:p w14:paraId="040617DA" w14:textId="7D4132E4" w:rsidR="000E2694" w:rsidRDefault="000E2694" w:rsidP="000E2694">
      <w:pPr>
        <w:pStyle w:val="a3"/>
        <w:ind w:leftChars="0" w:left="0"/>
        <w:rPr>
          <w:rFonts w:ascii="Arial" w:hAnsi="Arial" w:cs="Arial"/>
        </w:rPr>
      </w:pPr>
      <w:r w:rsidRPr="00994F33">
        <w:rPr>
          <w:rFonts w:ascii="Arial" w:hAnsi="Arial" w:cs="Arial" w:hint="eastAsia"/>
        </w:rPr>
        <w:t>H</w:t>
      </w:r>
      <w:r w:rsidRPr="00994F33">
        <w:rPr>
          <w:rFonts w:ascii="Arial" w:hAnsi="Arial" w:cs="Arial"/>
        </w:rPr>
        <w:t xml:space="preserve">ere, </w:t>
      </w:r>
      <m:oMath>
        <m:sSub>
          <m:sSubPr>
            <m:ctrlPr>
              <w:rPr>
                <w:rFonts w:ascii="Cambria Math" w:hAnsi="Cambria Math" w:cs="Arial"/>
                <w:i/>
              </w:rPr>
            </m:ctrlPr>
          </m:sSubPr>
          <m:e>
            <m:r>
              <w:rPr>
                <w:rFonts w:ascii="Cambria Math" w:hAnsi="Cambria Math" w:cs="Arial"/>
              </w:rPr>
              <m:t>LM</m:t>
            </m:r>
          </m:e>
          <m:sub>
            <m:r>
              <m:rPr>
                <m:sty m:val="p"/>
              </m:rPr>
              <w:rPr>
                <w:rFonts w:ascii="Cambria Math" w:hAnsi="Cambria Math" w:cs="Arial"/>
              </w:rPr>
              <m:t>fb, TDS</m:t>
            </m:r>
          </m:sub>
        </m:sSub>
      </m:oMath>
      <w:r>
        <w:rPr>
          <w:rFonts w:ascii="Arial" w:hAnsi="Arial" w:cs="Arial" w:hint="eastAsia"/>
        </w:rPr>
        <w:t xml:space="preserve"> </w:t>
      </w:r>
      <w:r>
        <w:rPr>
          <w:rFonts w:ascii="Arial" w:hAnsi="Arial" w:cs="Arial"/>
        </w:rPr>
        <w:t xml:space="preserve">is the log mean factor between feed and brine for TDS, </w:t>
      </w:r>
      <m:oMath>
        <m:sSub>
          <m:sSubPr>
            <m:ctrlPr>
              <w:rPr>
                <w:rFonts w:ascii="Cambria Math" w:hAnsi="Cambria Math" w:cs="Arial"/>
                <w:i/>
              </w:rPr>
            </m:ctrlPr>
          </m:sSubPr>
          <m:e>
            <m:r>
              <w:rPr>
                <w:rFonts w:ascii="Cambria Math" w:hAnsi="Cambria Math" w:cs="Arial"/>
              </w:rPr>
              <m:t>LM</m:t>
            </m:r>
          </m:e>
          <m:sub>
            <m:r>
              <m:rPr>
                <m:sty m:val="p"/>
              </m:rPr>
              <w:rPr>
                <w:rFonts w:ascii="Cambria Math" w:hAnsi="Cambria Math" w:cs="Arial"/>
              </w:rPr>
              <m:t xml:space="preserve">brine, </m:t>
            </m:r>
            <m:r>
              <w:rPr>
                <w:rFonts w:ascii="Cambria Math" w:hAnsi="Cambria Math" w:cs="Arial"/>
              </w:rPr>
              <m:t>C</m:t>
            </m:r>
          </m:sub>
        </m:sSub>
      </m:oMath>
      <w:r>
        <w:rPr>
          <w:rFonts w:ascii="Arial" w:hAnsi="Arial" w:cs="Arial"/>
        </w:rPr>
        <w:t xml:space="preserve"> is the log mean factor for brine concentration, </w:t>
      </w:r>
      <m:oMath>
        <m:r>
          <w:rPr>
            <w:rFonts w:ascii="Cambria Math" w:hAnsi="Cambria Math" w:cs="Arial"/>
          </w:rPr>
          <m:t>TD</m:t>
        </m:r>
        <m:sSub>
          <m:sSubPr>
            <m:ctrlPr>
              <w:rPr>
                <w:rFonts w:ascii="Cambria Math" w:hAnsi="Cambria Math" w:cs="Arial"/>
                <w:i/>
              </w:rPr>
            </m:ctrlPr>
          </m:sSubPr>
          <m:e>
            <m:r>
              <w:rPr>
                <w:rFonts w:ascii="Cambria Math" w:hAnsi="Cambria Math" w:cs="Arial"/>
              </w:rPr>
              <m:t>S</m:t>
            </m:r>
          </m:e>
          <m:sub>
            <m:r>
              <m:rPr>
                <m:sty m:val="p"/>
              </m:rPr>
              <w:rPr>
                <w:rFonts w:ascii="Cambria Math" w:hAnsi="Cambria Math" w:cs="Arial"/>
              </w:rPr>
              <m:t>feed</m:t>
            </m:r>
          </m:sub>
        </m:sSub>
      </m:oMath>
      <w:r>
        <w:rPr>
          <w:rFonts w:ascii="Arial" w:hAnsi="Arial" w:cs="Arial" w:hint="eastAsia"/>
        </w:rPr>
        <w:t xml:space="preserve"> </w:t>
      </w:r>
      <w:r>
        <w:rPr>
          <w:rFonts w:ascii="Arial" w:hAnsi="Arial" w:cs="Arial"/>
        </w:rPr>
        <w:t xml:space="preserve">is the feed TDS, </w:t>
      </w:r>
      <m:oMath>
        <m:r>
          <w:rPr>
            <w:rFonts w:ascii="Cambria Math" w:hAnsi="Cambria Math" w:cs="Arial"/>
          </w:rPr>
          <m:t>TD</m:t>
        </m:r>
        <m:sSub>
          <m:sSubPr>
            <m:ctrlPr>
              <w:rPr>
                <w:rFonts w:ascii="Cambria Math" w:hAnsi="Cambria Math" w:cs="Arial"/>
                <w:i/>
              </w:rPr>
            </m:ctrlPr>
          </m:sSubPr>
          <m:e>
            <m:r>
              <w:rPr>
                <w:rFonts w:ascii="Cambria Math" w:hAnsi="Cambria Math" w:cs="Arial"/>
              </w:rPr>
              <m:t>S</m:t>
            </m:r>
          </m:e>
          <m:sub>
            <m:r>
              <m:rPr>
                <m:sty m:val="p"/>
              </m:rPr>
              <w:rPr>
                <w:rFonts w:ascii="Cambria Math" w:hAnsi="Cambria Math" w:cs="Arial"/>
              </w:rPr>
              <m:t>brine</m:t>
            </m:r>
          </m:sub>
        </m:sSub>
      </m:oMath>
      <w:r>
        <w:rPr>
          <w:rFonts w:ascii="Arial" w:hAnsi="Arial" w:cs="Arial" w:hint="eastAsia"/>
        </w:rPr>
        <w:t xml:space="preserve"> </w:t>
      </w:r>
      <w:r>
        <w:rPr>
          <w:rFonts w:ascii="Arial" w:hAnsi="Arial" w:cs="Arial"/>
        </w:rPr>
        <w:t xml:space="preserve">is the brine TDS, and </w:t>
      </w:r>
      <m:oMath>
        <m:r>
          <w:rPr>
            <w:rFonts w:ascii="Cambria Math" w:hAnsi="Cambria Math" w:cs="Arial"/>
          </w:rPr>
          <m:t>R</m:t>
        </m:r>
      </m:oMath>
      <w:r>
        <w:rPr>
          <w:rFonts w:ascii="Arial" w:hAnsi="Arial" w:cs="Arial"/>
        </w:rPr>
        <w:t xml:space="preserve"> is the recovery rate</w:t>
      </w:r>
      <w:r w:rsidRPr="00994F33">
        <w:rPr>
          <w:rFonts w:ascii="Arial" w:hAnsi="Arial" w:cs="Arial"/>
        </w:rPr>
        <w:t xml:space="preserve">. </w:t>
      </w:r>
      <w:r>
        <w:rPr>
          <w:rFonts w:ascii="Arial" w:hAnsi="Arial" w:cs="Arial"/>
        </w:rPr>
        <w:t>Unit of each TDS is ppm in LVMWD data. Eq.(A15) is used in LVMWD data and Eq.(A16) is used in OCWD data.</w:t>
      </w:r>
    </w:p>
    <w:p w14:paraId="78CDC821" w14:textId="77777777" w:rsidR="000E2694" w:rsidRDefault="000E2694" w:rsidP="000E2694">
      <w:pPr>
        <w:pStyle w:val="a3"/>
        <w:numPr>
          <w:ilvl w:val="0"/>
          <w:numId w:val="3"/>
        </w:numPr>
        <w:ind w:leftChars="0"/>
        <w:rPr>
          <w:rFonts w:ascii="Arial" w:hAnsi="Arial" w:cs="Arial"/>
        </w:rPr>
      </w:pPr>
      <w:r>
        <w:rPr>
          <w:rFonts w:ascii="Arial" w:hAnsi="Arial" w:cs="Arial"/>
        </w:rPr>
        <w:t xml:space="preserve">Recovery Rate: </w:t>
      </w:r>
      <m:oMath>
        <m:r>
          <w:rPr>
            <w:rFonts w:ascii="Cambria Math" w:hAnsi="Cambria Math" w:cs="Arial"/>
          </w:rPr>
          <m:t>R</m:t>
        </m:r>
      </m:oMath>
    </w:p>
    <w:p w14:paraId="09839433" w14:textId="77777777" w:rsidR="000E2694" w:rsidRPr="00524F5F" w:rsidRDefault="00B425E9" w:rsidP="000E2694">
      <w:pPr>
        <w:pStyle w:val="a3"/>
        <w:ind w:leftChars="0" w:left="420"/>
        <w:rPr>
          <w:rFonts w:ascii="Arial" w:hAnsi="Arial" w:cs="Arial"/>
        </w:rPr>
      </w:pPr>
      <m:oMathPara>
        <m:oMath>
          <m:eqArr>
            <m:eqArrPr>
              <m:maxDist m:val="1"/>
              <m:ctrlPr>
                <w:rPr>
                  <w:rFonts w:ascii="Cambria Math" w:hAnsi="Cambria Math" w:cs="Arial"/>
                  <w:i/>
                </w:rPr>
              </m:ctrlPr>
            </m:eqArrPr>
            <m:e>
              <m:r>
                <w:rPr>
                  <w:rFonts w:ascii="Cambria Math" w:hAnsi="Cambria Math" w:cs="Arial"/>
                </w:rPr>
                <m:t>R=</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Q</m:t>
                      </m:r>
                    </m:e>
                    <m:sub>
                      <m:r>
                        <m:rPr>
                          <m:sty m:val="p"/>
                        </m:rPr>
                        <w:rPr>
                          <w:rFonts w:ascii="Cambria Math" w:hAnsi="Cambria Math" w:cs="Arial"/>
                        </w:rPr>
                        <m:t>perm</m:t>
                      </m:r>
                    </m:sub>
                  </m:sSub>
                </m:num>
                <m:den>
                  <m:sSub>
                    <m:sSubPr>
                      <m:ctrlPr>
                        <w:rPr>
                          <w:rFonts w:ascii="Cambria Math" w:hAnsi="Cambria Math" w:cs="Arial"/>
                          <w:i/>
                        </w:rPr>
                      </m:ctrlPr>
                    </m:sSubPr>
                    <m:e>
                      <m:r>
                        <w:rPr>
                          <w:rFonts w:ascii="Cambria Math" w:hAnsi="Cambria Math" w:cs="Arial"/>
                        </w:rPr>
                        <m:t>Q</m:t>
                      </m:r>
                    </m:e>
                    <m:sub>
                      <m:r>
                        <m:rPr>
                          <m:sty m:val="p"/>
                        </m:rPr>
                        <w:rPr>
                          <w:rFonts w:ascii="Cambria Math" w:hAnsi="Cambria Math" w:cs="Arial"/>
                        </w:rPr>
                        <m:t>feed</m:t>
                      </m:r>
                    </m:sub>
                  </m:sSub>
                </m:den>
              </m:f>
              <m:r>
                <w:rPr>
                  <w:rFonts w:ascii="Cambria Math" w:hAnsi="Cambria Math" w:cs="Arial"/>
                </w:rPr>
                <m:t>#(A17)</m:t>
              </m:r>
            </m:e>
          </m:eqArr>
        </m:oMath>
      </m:oMathPara>
    </w:p>
    <w:p w14:paraId="17D925E5" w14:textId="494A4D03" w:rsidR="000E2694" w:rsidRDefault="000E2694" w:rsidP="000E2694">
      <w:pPr>
        <w:pStyle w:val="a3"/>
        <w:ind w:leftChars="0" w:left="0"/>
        <w:rPr>
          <w:rFonts w:ascii="Arial" w:hAnsi="Arial" w:cs="Arial"/>
        </w:rPr>
      </w:pPr>
      <w:r w:rsidRPr="00994F33">
        <w:rPr>
          <w:rFonts w:ascii="Arial" w:hAnsi="Arial" w:cs="Arial" w:hint="eastAsia"/>
        </w:rPr>
        <w:t>H</w:t>
      </w:r>
      <w:r w:rsidRPr="00994F33">
        <w:rPr>
          <w:rFonts w:ascii="Arial" w:hAnsi="Arial" w:cs="Arial"/>
        </w:rPr>
        <w:t xml:space="preserve">ere, </w:t>
      </w:r>
      <m:oMath>
        <m:sSub>
          <m:sSubPr>
            <m:ctrlPr>
              <w:rPr>
                <w:rFonts w:ascii="Cambria Math" w:hAnsi="Cambria Math" w:cs="Arial"/>
                <w:i/>
              </w:rPr>
            </m:ctrlPr>
          </m:sSubPr>
          <m:e>
            <m:r>
              <w:rPr>
                <w:rFonts w:ascii="Cambria Math" w:hAnsi="Cambria Math" w:cs="Arial"/>
              </w:rPr>
              <m:t>Q</m:t>
            </m:r>
          </m:e>
          <m:sub>
            <m:r>
              <m:rPr>
                <m:sty m:val="p"/>
              </m:rPr>
              <w:rPr>
                <w:rFonts w:ascii="Cambria Math" w:hAnsi="Cambria Math" w:cs="Arial"/>
              </w:rPr>
              <m:t>feed</m:t>
            </m:r>
          </m:sub>
        </m:sSub>
      </m:oMath>
      <w:r>
        <w:rPr>
          <w:rFonts w:ascii="Arial" w:hAnsi="Arial" w:cs="Arial" w:hint="eastAsia"/>
        </w:rPr>
        <w:t xml:space="preserve"> </w:t>
      </w:r>
      <w:r>
        <w:rPr>
          <w:rFonts w:ascii="Arial" w:hAnsi="Arial" w:cs="Arial"/>
        </w:rPr>
        <w:t xml:space="preserve">is the RO feed flow rate and </w:t>
      </w:r>
      <m:oMath>
        <m:sSub>
          <m:sSubPr>
            <m:ctrlPr>
              <w:rPr>
                <w:rFonts w:ascii="Cambria Math" w:hAnsi="Cambria Math" w:cs="Arial"/>
                <w:i/>
              </w:rPr>
            </m:ctrlPr>
          </m:sSubPr>
          <m:e>
            <m:r>
              <w:rPr>
                <w:rFonts w:ascii="Cambria Math" w:hAnsi="Cambria Math" w:cs="Arial"/>
              </w:rPr>
              <m:t>Q</m:t>
            </m:r>
          </m:e>
          <m:sub>
            <m:r>
              <m:rPr>
                <m:sty m:val="p"/>
              </m:rPr>
              <w:rPr>
                <w:rFonts w:ascii="Cambria Math" w:hAnsi="Cambria Math" w:cs="Arial"/>
              </w:rPr>
              <m:t>perm</m:t>
            </m:r>
          </m:sub>
        </m:sSub>
      </m:oMath>
      <w:r>
        <w:rPr>
          <w:rFonts w:ascii="Arial" w:hAnsi="Arial" w:cs="Arial"/>
        </w:rPr>
        <w:t xml:space="preserve"> is the RO permeate flow rate</w:t>
      </w:r>
      <w:r w:rsidRPr="00994F33">
        <w:rPr>
          <w:rFonts w:ascii="Arial" w:hAnsi="Arial" w:cs="Arial"/>
        </w:rPr>
        <w:t>.</w:t>
      </w:r>
    </w:p>
    <w:p w14:paraId="008F92F8" w14:textId="77777777" w:rsidR="000E2694" w:rsidRDefault="000E2694" w:rsidP="000E2694">
      <w:pPr>
        <w:pStyle w:val="a3"/>
        <w:numPr>
          <w:ilvl w:val="0"/>
          <w:numId w:val="3"/>
        </w:numPr>
        <w:ind w:leftChars="0"/>
        <w:rPr>
          <w:rFonts w:ascii="Arial" w:hAnsi="Arial" w:cs="Arial"/>
        </w:rPr>
      </w:pPr>
      <w:r>
        <w:rPr>
          <w:rFonts w:ascii="Arial" w:hAnsi="Arial" w:cs="Arial" w:hint="eastAsia"/>
        </w:rPr>
        <w:t xml:space="preserve">Average </w:t>
      </w:r>
      <w:r>
        <w:rPr>
          <w:rFonts w:ascii="Arial" w:hAnsi="Arial" w:cs="Arial"/>
        </w:rPr>
        <w:t xml:space="preserve">Feed and Brine Concentration: </w:t>
      </w:r>
      <m:oMath>
        <m:sSub>
          <m:sSubPr>
            <m:ctrlPr>
              <w:rPr>
                <w:rFonts w:ascii="Cambria Math" w:hAnsi="Cambria Math" w:cs="Arial"/>
                <w:i/>
              </w:rPr>
            </m:ctrlPr>
          </m:sSubPr>
          <m:e>
            <m:r>
              <w:rPr>
                <w:rFonts w:ascii="Cambria Math" w:hAnsi="Cambria Math" w:cs="Arial"/>
              </w:rPr>
              <m:t>C</m:t>
            </m:r>
          </m:e>
          <m:sub>
            <m:r>
              <m:rPr>
                <m:sty m:val="p"/>
              </m:rPr>
              <w:rPr>
                <w:rFonts w:ascii="Cambria Math" w:hAnsi="Cambria Math" w:cs="Arial"/>
              </w:rPr>
              <m:t>fb</m:t>
            </m:r>
          </m:sub>
        </m:sSub>
      </m:oMath>
    </w:p>
    <w:p w14:paraId="1F05E03B" w14:textId="77777777" w:rsidR="000E2694" w:rsidRPr="00524F5F" w:rsidRDefault="00B425E9" w:rsidP="000E2694">
      <w:pPr>
        <w:pStyle w:val="a3"/>
        <w:ind w:leftChars="0" w:left="0"/>
        <w:rPr>
          <w:rFonts w:ascii="Arial" w:hAnsi="Arial" w:cs="Arial"/>
        </w:rPr>
      </w:pPr>
      <m:oMathPara>
        <m:oMath>
          <m:eqArr>
            <m:eqArrPr>
              <m:maxDist m:val="1"/>
              <m:ctrlPr>
                <w:rPr>
                  <w:rFonts w:ascii="Cambria Math" w:hAnsi="Cambria Math" w:cs="Arial"/>
                  <w:i/>
                </w:rPr>
              </m:ctrlPr>
            </m:eqArrPr>
            <m:e>
              <m:sSub>
                <m:sSubPr>
                  <m:ctrlPr>
                    <w:rPr>
                      <w:rFonts w:ascii="Cambria Math" w:hAnsi="Cambria Math" w:cs="Arial"/>
                      <w:i/>
                    </w:rPr>
                  </m:ctrlPr>
                </m:sSubPr>
                <m:e>
                  <m:r>
                    <w:rPr>
                      <w:rFonts w:ascii="Cambria Math" w:hAnsi="Cambria Math" w:cs="Arial"/>
                    </w:rPr>
                    <m:t>C</m:t>
                  </m:r>
                </m:e>
                <m:sub>
                  <m:r>
                    <m:rPr>
                      <m:sty m:val="p"/>
                    </m:rPr>
                    <w:rPr>
                      <w:rFonts w:ascii="Cambria Math" w:hAnsi="Cambria Math" w:cs="Arial"/>
                    </w:rPr>
                    <m:t>fb</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m:rPr>
                      <m:sty m:val="p"/>
                    </m:rPr>
                    <w:rPr>
                      <w:rFonts w:ascii="Cambria Math" w:hAnsi="Cambria Math" w:cs="Arial"/>
                    </w:rPr>
                    <m:t>feed</m:t>
                  </m:r>
                </m:sub>
              </m:sSub>
              <m:r>
                <w:rPr>
                  <w:rFonts w:ascii="Cambria Math" w:hAnsi="Cambria Math" w:cs="Arial"/>
                </w:rPr>
                <m:t>×</m:t>
              </m:r>
              <m:sSub>
                <m:sSubPr>
                  <m:ctrlPr>
                    <w:rPr>
                      <w:rFonts w:ascii="Cambria Math" w:hAnsi="Cambria Math" w:cs="Arial"/>
                      <w:i/>
                    </w:rPr>
                  </m:ctrlPr>
                </m:sSubPr>
                <m:e>
                  <m:r>
                    <w:rPr>
                      <w:rFonts w:ascii="Cambria Math" w:hAnsi="Cambria Math" w:cs="Arial"/>
                    </w:rPr>
                    <m:t>LM</m:t>
                  </m:r>
                </m:e>
                <m:sub>
                  <m:r>
                    <m:rPr>
                      <m:sty m:val="p"/>
                    </m:rPr>
                    <w:rPr>
                      <w:rFonts w:ascii="Cambria Math" w:hAnsi="Cambria Math" w:cs="Arial"/>
                    </w:rPr>
                    <m:t xml:space="preserve">brine, </m:t>
                  </m:r>
                  <m:r>
                    <w:rPr>
                      <w:rFonts w:ascii="Cambria Math" w:hAnsi="Cambria Math" w:cs="Arial"/>
                    </w:rPr>
                    <m:t>C</m:t>
                  </m:r>
                </m:sub>
              </m:sSub>
              <m:r>
                <w:rPr>
                  <w:rFonts w:ascii="Cambria Math" w:hAnsi="Cambria Math" w:cs="Arial"/>
                </w:rPr>
                <m:t>#(A18)</m:t>
              </m:r>
            </m:e>
          </m:eqArr>
        </m:oMath>
      </m:oMathPara>
    </w:p>
    <w:p w14:paraId="3F77EA63" w14:textId="4381F5DB" w:rsidR="000E2694" w:rsidRDefault="000E2694" w:rsidP="000E2694">
      <w:pPr>
        <w:pStyle w:val="a3"/>
        <w:ind w:leftChars="0" w:left="0"/>
        <w:rPr>
          <w:rFonts w:ascii="Arial" w:hAnsi="Arial" w:cs="Arial"/>
        </w:rPr>
      </w:pPr>
      <w:r w:rsidRPr="00994F33">
        <w:rPr>
          <w:rFonts w:ascii="Arial" w:hAnsi="Arial" w:cs="Arial" w:hint="eastAsia"/>
        </w:rPr>
        <w:t>H</w:t>
      </w:r>
      <w:r w:rsidRPr="00994F33">
        <w:rPr>
          <w:rFonts w:ascii="Arial" w:hAnsi="Arial" w:cs="Arial"/>
        </w:rPr>
        <w:t xml:space="preserve">ere, </w:t>
      </w:r>
      <m:oMath>
        <m:sSub>
          <m:sSubPr>
            <m:ctrlPr>
              <w:rPr>
                <w:rFonts w:ascii="Cambria Math" w:hAnsi="Cambria Math" w:cs="Arial"/>
                <w:i/>
              </w:rPr>
            </m:ctrlPr>
          </m:sSubPr>
          <m:e>
            <m:r>
              <w:rPr>
                <w:rFonts w:ascii="Cambria Math" w:hAnsi="Cambria Math" w:cs="Arial"/>
              </w:rPr>
              <m:t>C</m:t>
            </m:r>
          </m:e>
          <m:sub>
            <m:r>
              <m:rPr>
                <m:sty m:val="p"/>
              </m:rPr>
              <w:rPr>
                <w:rFonts w:ascii="Cambria Math" w:hAnsi="Cambria Math" w:cs="Arial"/>
              </w:rPr>
              <m:t>feed</m:t>
            </m:r>
          </m:sub>
        </m:sSub>
      </m:oMath>
      <w:r>
        <w:rPr>
          <w:rFonts w:ascii="Arial" w:hAnsi="Arial" w:cs="Arial" w:hint="eastAsia"/>
        </w:rPr>
        <w:t xml:space="preserve"> </w:t>
      </w:r>
      <w:r>
        <w:rPr>
          <w:rFonts w:ascii="Arial" w:hAnsi="Arial" w:cs="Arial"/>
        </w:rPr>
        <w:t xml:space="preserve">is the RO feed concentration and </w:t>
      </w:r>
      <m:oMath>
        <m:sSub>
          <m:sSubPr>
            <m:ctrlPr>
              <w:rPr>
                <w:rFonts w:ascii="Cambria Math" w:hAnsi="Cambria Math" w:cs="Arial"/>
                <w:i/>
              </w:rPr>
            </m:ctrlPr>
          </m:sSubPr>
          <m:e>
            <m:r>
              <w:rPr>
                <w:rFonts w:ascii="Cambria Math" w:hAnsi="Cambria Math" w:cs="Arial"/>
              </w:rPr>
              <m:t>LM</m:t>
            </m:r>
          </m:e>
          <m:sub>
            <m:r>
              <m:rPr>
                <m:sty m:val="p"/>
              </m:rPr>
              <w:rPr>
                <w:rFonts w:ascii="Cambria Math" w:hAnsi="Cambria Math" w:cs="Arial"/>
              </w:rPr>
              <m:t xml:space="preserve">brine, </m:t>
            </m:r>
            <m:r>
              <w:rPr>
                <w:rFonts w:ascii="Cambria Math" w:hAnsi="Cambria Math" w:cs="Arial"/>
              </w:rPr>
              <m:t>C</m:t>
            </m:r>
          </m:sub>
        </m:sSub>
      </m:oMath>
      <w:r>
        <w:rPr>
          <w:rFonts w:ascii="Arial" w:hAnsi="Arial" w:cs="Arial"/>
        </w:rPr>
        <w:t xml:space="preserve"> is the log mean factor for brine concentration</w:t>
      </w:r>
      <w:r w:rsidRPr="00994F33">
        <w:rPr>
          <w:rFonts w:ascii="Arial" w:hAnsi="Arial" w:cs="Arial"/>
        </w:rPr>
        <w:t>.</w:t>
      </w:r>
    </w:p>
    <w:p w14:paraId="7667AAB8" w14:textId="77777777" w:rsidR="000E2694" w:rsidRDefault="000E2694" w:rsidP="000E2694">
      <w:pPr>
        <w:pStyle w:val="a3"/>
        <w:numPr>
          <w:ilvl w:val="0"/>
          <w:numId w:val="3"/>
        </w:numPr>
        <w:ind w:leftChars="0"/>
        <w:rPr>
          <w:rFonts w:ascii="Arial" w:hAnsi="Arial" w:cs="Arial"/>
        </w:rPr>
      </w:pPr>
      <w:r>
        <w:rPr>
          <w:rFonts w:ascii="Arial" w:hAnsi="Arial" w:cs="Arial" w:hint="eastAsia"/>
        </w:rPr>
        <w:t xml:space="preserve">Average </w:t>
      </w:r>
      <w:r>
        <w:rPr>
          <w:rFonts w:ascii="Arial" w:hAnsi="Arial" w:cs="Arial"/>
        </w:rPr>
        <w:t xml:space="preserve">Feed and Brine Flow Rate: </w:t>
      </w:r>
      <m:oMath>
        <m:sSub>
          <m:sSubPr>
            <m:ctrlPr>
              <w:rPr>
                <w:rFonts w:ascii="Cambria Math" w:hAnsi="Cambria Math" w:cs="Arial"/>
                <w:i/>
              </w:rPr>
            </m:ctrlPr>
          </m:sSubPr>
          <m:e>
            <m:r>
              <w:rPr>
                <w:rFonts w:ascii="Cambria Math" w:hAnsi="Cambria Math" w:cs="Arial"/>
              </w:rPr>
              <m:t>Q</m:t>
            </m:r>
          </m:e>
          <m:sub>
            <m:r>
              <m:rPr>
                <m:sty m:val="p"/>
              </m:rPr>
              <w:rPr>
                <w:rFonts w:ascii="Cambria Math" w:hAnsi="Cambria Math" w:cs="Arial"/>
              </w:rPr>
              <m:t>fb</m:t>
            </m:r>
          </m:sub>
        </m:sSub>
      </m:oMath>
    </w:p>
    <w:p w14:paraId="020D59C5" w14:textId="77777777" w:rsidR="000E2694" w:rsidRPr="0073660F" w:rsidRDefault="00B425E9" w:rsidP="000E2694">
      <w:pPr>
        <w:pStyle w:val="a3"/>
        <w:ind w:leftChars="0" w:left="420"/>
        <w:rPr>
          <w:rFonts w:ascii="Arial" w:hAnsi="Arial" w:cs="Arial"/>
        </w:rPr>
      </w:pPr>
      <m:oMathPara>
        <m:oMath>
          <m:eqArr>
            <m:eqArrPr>
              <m:maxDist m:val="1"/>
              <m:ctrlPr>
                <w:rPr>
                  <w:rFonts w:ascii="Cambria Math" w:hAnsi="Cambria Math" w:cs="Arial"/>
                  <w:i/>
                </w:rPr>
              </m:ctrlPr>
            </m:eqArrPr>
            <m:e>
              <m:sSub>
                <m:sSubPr>
                  <m:ctrlPr>
                    <w:rPr>
                      <w:rFonts w:ascii="Cambria Math" w:hAnsi="Cambria Math" w:cs="Arial"/>
                      <w:i/>
                    </w:rPr>
                  </m:ctrlPr>
                </m:sSubPr>
                <m:e>
                  <m:r>
                    <w:rPr>
                      <w:rFonts w:ascii="Cambria Math" w:hAnsi="Cambria Math" w:cs="Arial"/>
                    </w:rPr>
                    <m:t>Q</m:t>
                  </m:r>
                </m:e>
                <m:sub>
                  <m:r>
                    <m:rPr>
                      <m:sty m:val="p"/>
                    </m:rPr>
                    <w:rPr>
                      <w:rFonts w:ascii="Cambria Math" w:hAnsi="Cambria Math" w:cs="Arial"/>
                    </w:rPr>
                    <m:t>fb</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Q</m:t>
                      </m:r>
                    </m:e>
                    <m:sub>
                      <m:r>
                        <m:rPr>
                          <m:sty m:val="p"/>
                        </m:rPr>
                        <w:rPr>
                          <w:rFonts w:ascii="Cambria Math" w:hAnsi="Cambria Math" w:cs="Arial"/>
                        </w:rPr>
                        <m:t>feed</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m:rPr>
                          <m:sty m:val="p"/>
                        </m:rPr>
                        <w:rPr>
                          <w:rFonts w:ascii="Cambria Math" w:hAnsi="Cambria Math" w:cs="Arial"/>
                        </w:rPr>
                        <m:t>brine</m:t>
                      </m:r>
                    </m:sub>
                  </m:sSub>
                </m:num>
                <m:den>
                  <m:r>
                    <w:rPr>
                      <w:rFonts w:ascii="Cambria Math" w:hAnsi="Cambria Math" w:cs="Arial"/>
                    </w:rPr>
                    <m:t>2</m:t>
                  </m:r>
                </m:den>
              </m:f>
              <m:r>
                <w:rPr>
                  <w:rFonts w:ascii="Cambria Math" w:hAnsi="Cambria Math" w:cs="Arial"/>
                </w:rPr>
                <m:t>#(A19)</m:t>
              </m:r>
              <m:ctrlPr>
                <w:rPr>
                  <w:rFonts w:ascii="Cambria Math" w:eastAsia="Cambria Math" w:hAnsi="Cambria Math" w:cs="Cambria Math"/>
                  <w:i/>
                </w:rPr>
              </m:ctrlPr>
            </m:e>
            <m:e>
              <m:sSub>
                <m:sSubPr>
                  <m:ctrlPr>
                    <w:rPr>
                      <w:rFonts w:ascii="Cambria Math" w:hAnsi="Cambria Math" w:cs="Arial"/>
                      <w:i/>
                    </w:rPr>
                  </m:ctrlPr>
                </m:sSubPr>
                <m:e>
                  <m:r>
                    <w:rPr>
                      <w:rFonts w:ascii="Cambria Math" w:hAnsi="Cambria Math" w:cs="Arial"/>
                    </w:rPr>
                    <m:t>Q</m:t>
                  </m:r>
                </m:e>
                <m:sub>
                  <m:r>
                    <m:rPr>
                      <m:sty m:val="p"/>
                    </m:rPr>
                    <w:rPr>
                      <w:rFonts w:ascii="Cambria Math" w:hAnsi="Cambria Math" w:cs="Arial"/>
                    </w:rPr>
                    <m:t>fb</m:t>
                  </m:r>
                </m:sub>
              </m:sSub>
              <m:r>
                <w:rPr>
                  <w:rFonts w:ascii="Cambria Math" w:hAnsi="Cambria Math" w:cs="Arial"/>
                </w:rPr>
                <m:t>=</m:t>
              </m:r>
              <m:f>
                <m:fPr>
                  <m:ctrlPr>
                    <w:rPr>
                      <w:rFonts w:ascii="Cambria Math" w:hAnsi="Cambria Math" w:cs="Arial"/>
                      <w:i/>
                    </w:rPr>
                  </m:ctrlPr>
                </m:fPr>
                <m:num>
                  <m:r>
                    <w:rPr>
                      <w:rFonts w:ascii="Cambria Math" w:hAnsi="Cambria Math" w:cs="Arial"/>
                    </w:rPr>
                    <m:t>2×</m:t>
                  </m:r>
                  <m:sSub>
                    <m:sSubPr>
                      <m:ctrlPr>
                        <w:rPr>
                          <w:rFonts w:ascii="Cambria Math" w:hAnsi="Cambria Math" w:cs="Arial"/>
                          <w:i/>
                        </w:rPr>
                      </m:ctrlPr>
                    </m:sSubPr>
                    <m:e>
                      <m:r>
                        <w:rPr>
                          <w:rFonts w:ascii="Cambria Math" w:hAnsi="Cambria Math" w:cs="Arial"/>
                        </w:rPr>
                        <m:t>Q</m:t>
                      </m:r>
                    </m:e>
                    <m:sub>
                      <m:r>
                        <m:rPr>
                          <m:sty m:val="p"/>
                        </m:rPr>
                        <w:rPr>
                          <w:rFonts w:ascii="Cambria Math" w:hAnsi="Cambria Math" w:cs="Arial"/>
                        </w:rPr>
                        <m:t>brine</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m:rPr>
                          <m:sty m:val="p"/>
                        </m:rPr>
                        <w:rPr>
                          <w:rFonts w:ascii="Cambria Math" w:hAnsi="Cambria Math" w:cs="Arial"/>
                        </w:rPr>
                        <m:t>perm</m:t>
                      </m:r>
                    </m:sub>
                  </m:sSub>
                </m:num>
                <m:den>
                  <m:r>
                    <w:rPr>
                      <w:rFonts w:ascii="Cambria Math" w:hAnsi="Cambria Math" w:cs="Arial"/>
                    </w:rPr>
                    <m:t>2</m:t>
                  </m:r>
                </m:den>
              </m:f>
              <m:r>
                <w:rPr>
                  <w:rFonts w:ascii="Cambria Math" w:eastAsia="Cambria Math" w:hAnsi="Cambria Math" w:cs="Cambria Math"/>
                </w:rPr>
                <m:t>#(A20)</m:t>
              </m:r>
            </m:e>
          </m:eqArr>
        </m:oMath>
      </m:oMathPara>
    </w:p>
    <w:p w14:paraId="55399708" w14:textId="39BC3829" w:rsidR="000E2694" w:rsidRDefault="000E2694" w:rsidP="000E2694">
      <w:pPr>
        <w:pStyle w:val="a3"/>
        <w:ind w:leftChars="0" w:left="0"/>
        <w:rPr>
          <w:rFonts w:ascii="Arial" w:hAnsi="Arial" w:cs="Arial"/>
        </w:rPr>
      </w:pPr>
      <w:r w:rsidRPr="00994F33">
        <w:rPr>
          <w:rFonts w:ascii="Arial" w:hAnsi="Arial" w:cs="Arial" w:hint="eastAsia"/>
        </w:rPr>
        <w:t>H</w:t>
      </w:r>
      <w:r w:rsidRPr="00994F33">
        <w:rPr>
          <w:rFonts w:ascii="Arial" w:hAnsi="Arial" w:cs="Arial"/>
        </w:rPr>
        <w:t xml:space="preserve">ere, </w:t>
      </w:r>
      <m:oMath>
        <m:sSub>
          <m:sSubPr>
            <m:ctrlPr>
              <w:rPr>
                <w:rFonts w:ascii="Cambria Math" w:hAnsi="Cambria Math" w:cs="Arial"/>
                <w:i/>
              </w:rPr>
            </m:ctrlPr>
          </m:sSubPr>
          <m:e>
            <m:r>
              <w:rPr>
                <w:rFonts w:ascii="Cambria Math" w:hAnsi="Cambria Math" w:cs="Arial"/>
              </w:rPr>
              <m:t>Q</m:t>
            </m:r>
          </m:e>
          <m:sub>
            <m:r>
              <m:rPr>
                <m:sty m:val="p"/>
              </m:rPr>
              <w:rPr>
                <w:rFonts w:ascii="Cambria Math" w:hAnsi="Cambria Math" w:cs="Arial"/>
              </w:rPr>
              <m:t>feed</m:t>
            </m:r>
          </m:sub>
        </m:sSub>
      </m:oMath>
      <w:r>
        <w:rPr>
          <w:rFonts w:ascii="Arial" w:hAnsi="Arial" w:cs="Arial" w:hint="eastAsia"/>
        </w:rPr>
        <w:t xml:space="preserve"> </w:t>
      </w:r>
      <w:r>
        <w:rPr>
          <w:rFonts w:ascii="Arial" w:hAnsi="Arial" w:cs="Arial"/>
        </w:rPr>
        <w:t xml:space="preserve">is the RO feed flow rate, </w:t>
      </w:r>
      <m:oMath>
        <m:sSub>
          <m:sSubPr>
            <m:ctrlPr>
              <w:rPr>
                <w:rFonts w:ascii="Cambria Math" w:hAnsi="Cambria Math" w:cs="Arial"/>
                <w:i/>
              </w:rPr>
            </m:ctrlPr>
          </m:sSubPr>
          <m:e>
            <m:r>
              <w:rPr>
                <w:rFonts w:ascii="Cambria Math" w:hAnsi="Cambria Math" w:cs="Arial"/>
              </w:rPr>
              <m:t>Q</m:t>
            </m:r>
          </m:e>
          <m:sub>
            <m:r>
              <m:rPr>
                <m:sty m:val="p"/>
              </m:rPr>
              <w:rPr>
                <w:rFonts w:ascii="Cambria Math" w:hAnsi="Cambria Math" w:cs="Arial"/>
              </w:rPr>
              <m:t>perm</m:t>
            </m:r>
          </m:sub>
        </m:sSub>
      </m:oMath>
      <w:r>
        <w:rPr>
          <w:rFonts w:ascii="Arial" w:hAnsi="Arial" w:cs="Arial"/>
        </w:rPr>
        <w:t xml:space="preserve"> is the RO permeate flow rate,</w:t>
      </w:r>
      <w:r w:rsidR="001E0B56">
        <w:rPr>
          <w:rFonts w:ascii="Arial" w:hAnsi="Arial" w:cs="Arial"/>
        </w:rPr>
        <w:t xml:space="preserve"> and</w:t>
      </w:r>
      <w:r>
        <w:rPr>
          <w:rFonts w:ascii="Arial" w:hAnsi="Arial" w:cs="Arial"/>
        </w:rPr>
        <w:t xml:space="preserve"> </w:t>
      </w:r>
      <m:oMath>
        <m:sSub>
          <m:sSubPr>
            <m:ctrlPr>
              <w:rPr>
                <w:rFonts w:ascii="Cambria Math" w:hAnsi="Cambria Math" w:cs="Arial"/>
                <w:i/>
              </w:rPr>
            </m:ctrlPr>
          </m:sSubPr>
          <m:e>
            <m:r>
              <w:rPr>
                <w:rFonts w:ascii="Cambria Math" w:hAnsi="Cambria Math" w:cs="Arial"/>
              </w:rPr>
              <m:t>Q</m:t>
            </m:r>
          </m:e>
          <m:sub>
            <m:r>
              <m:rPr>
                <m:sty m:val="p"/>
              </m:rPr>
              <w:rPr>
                <w:rFonts w:ascii="Cambria Math" w:hAnsi="Cambria Math" w:cs="Arial"/>
              </w:rPr>
              <m:t>brine</m:t>
            </m:r>
          </m:sub>
        </m:sSub>
      </m:oMath>
      <w:r>
        <w:rPr>
          <w:rFonts w:ascii="Arial" w:hAnsi="Arial" w:cs="Arial"/>
        </w:rPr>
        <w:t xml:space="preserve"> is the RO brine flow rate</w:t>
      </w:r>
      <w:r w:rsidRPr="00994F33">
        <w:rPr>
          <w:rFonts w:ascii="Arial" w:hAnsi="Arial" w:cs="Arial"/>
        </w:rPr>
        <w:t xml:space="preserve">. </w:t>
      </w:r>
      <w:r>
        <w:rPr>
          <w:rFonts w:ascii="Arial" w:hAnsi="Arial" w:cs="Arial"/>
        </w:rPr>
        <w:t xml:space="preserve">Unit of each flow rate is ?? in LVMWD data and </w:t>
      </w:r>
      <w:proofErr w:type="spellStart"/>
      <w:r>
        <w:rPr>
          <w:rFonts w:ascii="Arial" w:hAnsi="Arial" w:cs="Arial"/>
        </w:rPr>
        <w:t>gpm</w:t>
      </w:r>
      <w:proofErr w:type="spellEnd"/>
      <w:r>
        <w:rPr>
          <w:rFonts w:ascii="Arial" w:hAnsi="Arial" w:cs="Arial"/>
        </w:rPr>
        <w:t xml:space="preserve"> in OCWD data. Eq.(A19) is used in LVMWD data and Eq.(A20) is used in OCWD data.</w:t>
      </w:r>
    </w:p>
    <w:p w14:paraId="1D63FE27" w14:textId="77777777" w:rsidR="000E2694" w:rsidRDefault="000E2694" w:rsidP="000E2694">
      <w:pPr>
        <w:pStyle w:val="a3"/>
        <w:numPr>
          <w:ilvl w:val="0"/>
          <w:numId w:val="3"/>
        </w:numPr>
        <w:ind w:leftChars="0"/>
        <w:rPr>
          <w:rFonts w:ascii="Arial" w:hAnsi="Arial" w:cs="Arial"/>
        </w:rPr>
      </w:pPr>
      <w:r>
        <w:rPr>
          <w:rFonts w:ascii="Arial" w:hAnsi="Arial" w:cs="Arial"/>
        </w:rPr>
        <w:t>Calculated</w:t>
      </w:r>
      <w:r>
        <w:rPr>
          <w:rFonts w:ascii="Arial" w:hAnsi="Arial" w:cs="Arial" w:hint="eastAsia"/>
        </w:rPr>
        <w:t xml:space="preserve"> </w:t>
      </w:r>
      <w:r>
        <w:rPr>
          <w:rFonts w:ascii="Arial" w:hAnsi="Arial" w:cs="Arial"/>
        </w:rPr>
        <w:t xml:space="preserve">TDS: </w:t>
      </w:r>
      <m:oMath>
        <m:sSub>
          <m:sSubPr>
            <m:ctrlPr>
              <w:rPr>
                <w:rFonts w:ascii="Cambria Math" w:hAnsi="Cambria Math" w:cs="Arial"/>
                <w:i/>
              </w:rPr>
            </m:ctrlPr>
          </m:sSubPr>
          <m:e>
            <m:r>
              <w:rPr>
                <w:rFonts w:ascii="Cambria Math" w:hAnsi="Cambria Math" w:cs="Arial"/>
              </w:rPr>
              <m:t>TDS</m:t>
            </m:r>
          </m:e>
          <m:sub>
            <m:r>
              <m:rPr>
                <m:sty m:val="p"/>
              </m:rPr>
              <w:rPr>
                <w:rFonts w:ascii="Cambria Math" w:hAnsi="Cambria Math" w:cs="Arial"/>
              </w:rPr>
              <m:t>brine</m:t>
            </m:r>
          </m:sub>
        </m:sSub>
        <m:r>
          <w:rPr>
            <w:rFonts w:ascii="Cambria Math" w:hAnsi="Cambria Math" w:cs="Arial"/>
          </w:rPr>
          <m:t>,</m:t>
        </m:r>
        <m:sSub>
          <m:sSubPr>
            <m:ctrlPr>
              <w:rPr>
                <w:rFonts w:ascii="Cambria Math" w:hAnsi="Cambria Math" w:cs="Arial"/>
                <w:i/>
              </w:rPr>
            </m:ctrlPr>
          </m:sSubPr>
          <m:e>
            <m:r>
              <w:rPr>
                <w:rFonts w:ascii="Cambria Math" w:hAnsi="Cambria Math" w:cs="Arial"/>
              </w:rPr>
              <m:t>TDS</m:t>
            </m:r>
          </m:e>
          <m:sub>
            <m:r>
              <m:rPr>
                <m:sty m:val="p"/>
              </m:rPr>
              <w:rPr>
                <w:rFonts w:ascii="Cambria Math" w:hAnsi="Cambria Math" w:cs="Arial"/>
              </w:rPr>
              <m:t>feed</m:t>
            </m:r>
          </m:sub>
        </m:sSub>
        <m:r>
          <w:rPr>
            <w:rFonts w:ascii="Cambria Math" w:hAnsi="Cambria Math" w:cs="Arial"/>
          </w:rPr>
          <m:t>,</m:t>
        </m:r>
        <m:sSub>
          <m:sSubPr>
            <m:ctrlPr>
              <w:rPr>
                <w:rFonts w:ascii="Cambria Math" w:hAnsi="Cambria Math" w:cs="Arial"/>
                <w:i/>
              </w:rPr>
            </m:ctrlPr>
          </m:sSubPr>
          <m:e>
            <m:r>
              <w:rPr>
                <w:rFonts w:ascii="Cambria Math" w:hAnsi="Cambria Math" w:cs="Arial"/>
              </w:rPr>
              <m:t>TDS</m:t>
            </m:r>
          </m:e>
          <m:sub>
            <m:r>
              <m:rPr>
                <m:sty m:val="p"/>
              </m:rPr>
              <w:rPr>
                <w:rFonts w:ascii="Cambria Math" w:hAnsi="Cambria Math" w:cs="Arial"/>
              </w:rPr>
              <m:t>perm</m:t>
            </m:r>
          </m:sub>
        </m:sSub>
      </m:oMath>
    </w:p>
    <w:p w14:paraId="2019EC65" w14:textId="77777777" w:rsidR="000E2694" w:rsidRPr="0073660F" w:rsidRDefault="00B425E9" w:rsidP="000E2694">
      <w:pPr>
        <w:pStyle w:val="a3"/>
        <w:ind w:leftChars="0" w:left="420"/>
        <w:rPr>
          <w:rFonts w:ascii="Arial" w:hAnsi="Arial" w:cs="Arial"/>
        </w:rPr>
      </w:pPr>
      <m:oMathPara>
        <m:oMath>
          <m:eqArr>
            <m:eqArrPr>
              <m:maxDist m:val="1"/>
              <m:ctrlPr>
                <w:rPr>
                  <w:rFonts w:ascii="Cambria Math" w:hAnsi="Cambria Math" w:cs="Arial"/>
                  <w:i/>
                </w:rPr>
              </m:ctrlPr>
            </m:eqArrPr>
            <m:e>
              <m:sSub>
                <m:sSubPr>
                  <m:ctrlPr>
                    <w:rPr>
                      <w:rFonts w:ascii="Cambria Math" w:hAnsi="Cambria Math" w:cs="Arial"/>
                      <w:i/>
                    </w:rPr>
                  </m:ctrlPr>
                </m:sSubPr>
                <m:e>
                  <m:r>
                    <w:rPr>
                      <w:rFonts w:ascii="Cambria Math" w:hAnsi="Cambria Math" w:cs="Arial"/>
                    </w:rPr>
                    <m:t>TDS</m:t>
                  </m:r>
                </m:e>
                <m:sub>
                  <m:r>
                    <m:rPr>
                      <m:sty m:val="p"/>
                    </m:rPr>
                    <w:rPr>
                      <w:rFonts w:ascii="Cambria Math" w:hAnsi="Cambria Math" w:cs="Arial"/>
                    </w:rPr>
                    <m:t>brine</m:t>
                  </m:r>
                </m:sub>
              </m:sSub>
              <m:r>
                <w:rPr>
                  <w:rFonts w:ascii="Cambria Math" w:hAnsi="Cambria Math" w:cs="Arial"/>
                </w:rPr>
                <m:t>=</m:t>
              </m:r>
              <m:f>
                <m:fPr>
                  <m:ctrlPr>
                    <w:rPr>
                      <w:rFonts w:ascii="Cambria Math" w:hAnsi="Cambria Math" w:cs="Arial"/>
                      <w:i/>
                    </w:rPr>
                  </m:ctrlPr>
                </m:fPr>
                <m:num>
                  <m:r>
                    <w:rPr>
                      <w:rFonts w:ascii="Cambria Math" w:hAnsi="Cambria Math" w:cs="Arial"/>
                    </w:rPr>
                    <m:t>TD</m:t>
                  </m:r>
                  <m:sSub>
                    <m:sSubPr>
                      <m:ctrlPr>
                        <w:rPr>
                          <w:rFonts w:ascii="Cambria Math" w:hAnsi="Cambria Math" w:cs="Arial"/>
                          <w:i/>
                        </w:rPr>
                      </m:ctrlPr>
                    </m:sSubPr>
                    <m:e>
                      <m:r>
                        <w:rPr>
                          <w:rFonts w:ascii="Cambria Math" w:hAnsi="Cambria Math" w:cs="Arial"/>
                        </w:rPr>
                        <m:t>S</m:t>
                      </m:r>
                    </m:e>
                    <m:sub>
                      <m:r>
                        <m:rPr>
                          <m:sty m:val="p"/>
                        </m:rPr>
                        <w:rPr>
                          <w:rFonts w:ascii="Cambria Math" w:hAnsi="Cambria Math" w:cs="Arial"/>
                        </w:rPr>
                        <m:t>feed</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m:rPr>
                          <m:sty m:val="p"/>
                        </m:rPr>
                        <w:rPr>
                          <w:rFonts w:ascii="Cambria Math" w:hAnsi="Cambria Math" w:cs="Arial"/>
                        </w:rPr>
                        <m:t>feed</m:t>
                      </m:r>
                    </m:sub>
                  </m:sSub>
                  <m:r>
                    <w:rPr>
                      <w:rFonts w:ascii="Cambria Math" w:hAnsi="Cambria Math" w:cs="Arial"/>
                    </w:rPr>
                    <m:t>-TD</m:t>
                  </m:r>
                  <m:sSub>
                    <m:sSubPr>
                      <m:ctrlPr>
                        <w:rPr>
                          <w:rFonts w:ascii="Cambria Math" w:hAnsi="Cambria Math" w:cs="Arial"/>
                          <w:i/>
                        </w:rPr>
                      </m:ctrlPr>
                    </m:sSubPr>
                    <m:e>
                      <m:r>
                        <w:rPr>
                          <w:rFonts w:ascii="Cambria Math" w:hAnsi="Cambria Math" w:cs="Arial"/>
                        </w:rPr>
                        <m:t>S</m:t>
                      </m:r>
                    </m:e>
                    <m:sub>
                      <m:r>
                        <m:rPr>
                          <m:sty m:val="p"/>
                        </m:rPr>
                        <w:rPr>
                          <w:rFonts w:ascii="Cambria Math" w:hAnsi="Cambria Math" w:cs="Arial"/>
                        </w:rPr>
                        <m:t>perm</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m:rPr>
                          <m:sty m:val="p"/>
                        </m:rPr>
                        <w:rPr>
                          <w:rFonts w:ascii="Cambria Math" w:hAnsi="Cambria Math" w:cs="Arial"/>
                        </w:rPr>
                        <m:t>perm</m:t>
                      </m:r>
                    </m:sub>
                  </m:sSub>
                </m:num>
                <m:den>
                  <m:sSub>
                    <m:sSubPr>
                      <m:ctrlPr>
                        <w:rPr>
                          <w:rFonts w:ascii="Cambria Math" w:hAnsi="Cambria Math" w:cs="Arial"/>
                          <w:i/>
                        </w:rPr>
                      </m:ctrlPr>
                    </m:sSubPr>
                    <m:e>
                      <m:r>
                        <w:rPr>
                          <w:rFonts w:ascii="Cambria Math" w:hAnsi="Cambria Math" w:cs="Arial"/>
                        </w:rPr>
                        <m:t>Q</m:t>
                      </m:r>
                    </m:e>
                    <m:sub>
                      <m:r>
                        <m:rPr>
                          <m:sty m:val="p"/>
                        </m:rPr>
                        <w:rPr>
                          <w:rFonts w:ascii="Cambria Math" w:hAnsi="Cambria Math" w:cs="Arial"/>
                        </w:rPr>
                        <m:t>brine</m:t>
                      </m:r>
                    </m:sub>
                  </m:sSub>
                </m:den>
              </m:f>
              <m:r>
                <w:rPr>
                  <w:rFonts w:ascii="Cambria Math" w:hAnsi="Cambria Math" w:cs="Arial"/>
                </w:rPr>
                <m:t>#(A21)</m:t>
              </m:r>
              <m:ctrlPr>
                <w:rPr>
                  <w:rFonts w:ascii="Cambria Math" w:eastAsia="Cambria Math" w:hAnsi="Cambria Math" w:cs="Cambria Math"/>
                  <w:i/>
                </w:rPr>
              </m:ctrlPr>
            </m:e>
            <m:e>
              <m:sSub>
                <m:sSubPr>
                  <m:ctrlPr>
                    <w:rPr>
                      <w:rFonts w:ascii="Cambria Math" w:hAnsi="Cambria Math" w:cs="Arial"/>
                      <w:i/>
                    </w:rPr>
                  </m:ctrlPr>
                </m:sSubPr>
                <m:e>
                  <m:r>
                    <w:rPr>
                      <w:rFonts w:ascii="Cambria Math" w:hAnsi="Cambria Math" w:cs="Arial"/>
                    </w:rPr>
                    <m:t>TDS</m:t>
                  </m:r>
                </m:e>
                <m:sub>
                  <m:r>
                    <m:rPr>
                      <m:sty m:val="p"/>
                    </m:rPr>
                    <w:rPr>
                      <w:rFonts w:ascii="Cambria Math" w:hAnsi="Cambria Math" w:cs="Arial"/>
                    </w:rPr>
                    <m:t>feed</m:t>
                  </m:r>
                </m:sub>
              </m:sSub>
              <m:r>
                <w:rPr>
                  <w:rFonts w:ascii="Cambria Math" w:hAnsi="Cambria Math" w:cs="Arial"/>
                </w:rPr>
                <m:t>=a×</m:t>
              </m:r>
              <m:func>
                <m:funcPr>
                  <m:ctrlPr>
                    <w:rPr>
                      <w:rFonts w:ascii="Cambria Math" w:hAnsi="Cambria Math" w:cs="Arial"/>
                      <w:i/>
                    </w:rPr>
                  </m:ctrlPr>
                </m:funcPr>
                <m:fName>
                  <m:r>
                    <m:rPr>
                      <m:sty m:val="p"/>
                    </m:rPr>
                    <w:rPr>
                      <w:rFonts w:ascii="Cambria Math" w:hAnsi="Cambria Math" w:cs="Arial"/>
                    </w:rPr>
                    <m:t>exp</m:t>
                  </m:r>
                </m:fName>
                <m:e>
                  <m:d>
                    <m:dPr>
                      <m:begChr m:val="{"/>
                      <m:endChr m:val="}"/>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b-</m:t>
                                  </m:r>
                                  <m:func>
                                    <m:funcPr>
                                      <m:ctrlPr>
                                        <w:rPr>
                                          <w:rFonts w:ascii="Cambria Math" w:hAnsi="Cambria Math" w:cs="Arial"/>
                                          <w:i/>
                                        </w:rPr>
                                      </m:ctrlPr>
                                    </m:funcPr>
                                    <m:fName>
                                      <m:r>
                                        <m:rPr>
                                          <m:sty m:val="p"/>
                                        </m:rPr>
                                        <w:rPr>
                                          <w:rFonts w:ascii="Cambria Math" w:hAnsi="Cambria Math" w:cs="Arial"/>
                                        </w:rPr>
                                        <m:t>ln</m:t>
                                      </m:r>
                                    </m:fName>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μ</m:t>
                                              </m:r>
                                            </m:e>
                                            <m:sub>
                                              <m:r>
                                                <m:rPr>
                                                  <m:sty m:val="p"/>
                                                </m:rPr>
                                                <w:rPr>
                                                  <w:rFonts w:ascii="Cambria Math" w:hAnsi="Cambria Math" w:cs="Arial"/>
                                                </w:rPr>
                                                <m:t>feed</m:t>
                                              </m:r>
                                            </m:sub>
                                          </m:sSub>
                                        </m:e>
                                      </m:d>
                                    </m:e>
                                  </m:func>
                                </m:e>
                              </m:d>
                            </m:e>
                            <m:sup>
                              <m:r>
                                <w:rPr>
                                  <w:rFonts w:ascii="Cambria Math" w:hAnsi="Cambria Math" w:cs="Arial"/>
                                </w:rPr>
                                <m:t>2</m:t>
                              </m:r>
                            </m:sup>
                          </m:sSup>
                        </m:num>
                        <m:den>
                          <m:r>
                            <w:rPr>
                              <w:rFonts w:ascii="Cambria Math" w:hAnsi="Cambria Math" w:cs="Arial"/>
                            </w:rPr>
                            <m:t>c</m:t>
                          </m:r>
                        </m:den>
                      </m:f>
                    </m:e>
                  </m:d>
                </m:e>
              </m:func>
              <m:r>
                <w:rPr>
                  <w:rFonts w:ascii="Cambria Math" w:eastAsia="Cambria Math" w:hAnsi="Cambria Math" w:cs="Cambria Math"/>
                </w:rPr>
                <m:t>#(A22)</m:t>
              </m:r>
              <m:ctrlPr>
                <w:rPr>
                  <w:rFonts w:ascii="Cambria Math" w:eastAsia="Cambria Math" w:hAnsi="Cambria Math" w:cs="Cambria Math"/>
                  <w:i/>
                </w:rPr>
              </m:ctrlPr>
            </m:e>
            <m:e>
              <m:sSub>
                <m:sSubPr>
                  <m:ctrlPr>
                    <w:rPr>
                      <w:rFonts w:ascii="Cambria Math" w:hAnsi="Cambria Math" w:cs="Arial"/>
                      <w:i/>
                    </w:rPr>
                  </m:ctrlPr>
                </m:sSubPr>
                <m:e>
                  <m:r>
                    <w:rPr>
                      <w:rFonts w:ascii="Cambria Math" w:hAnsi="Cambria Math" w:cs="Arial"/>
                    </w:rPr>
                    <m:t>TDS</m:t>
                  </m:r>
                </m:e>
                <m:sub>
                  <m:r>
                    <m:rPr>
                      <m:sty m:val="p"/>
                    </m:rPr>
                    <w:rPr>
                      <w:rFonts w:ascii="Cambria Math" w:hAnsi="Cambria Math" w:cs="Arial"/>
                    </w:rPr>
                    <m:t>perm</m:t>
                  </m:r>
                </m:sub>
              </m:sSub>
              <m:r>
                <w:rPr>
                  <w:rFonts w:ascii="Cambria Math" w:hAnsi="Cambria Math" w:cs="Arial"/>
                </w:rPr>
                <m:t>=a×</m:t>
              </m:r>
              <m:func>
                <m:funcPr>
                  <m:ctrlPr>
                    <w:rPr>
                      <w:rFonts w:ascii="Cambria Math" w:hAnsi="Cambria Math" w:cs="Arial"/>
                      <w:i/>
                    </w:rPr>
                  </m:ctrlPr>
                </m:funcPr>
                <m:fName>
                  <m:r>
                    <m:rPr>
                      <m:sty m:val="p"/>
                    </m:rPr>
                    <w:rPr>
                      <w:rFonts w:ascii="Cambria Math" w:hAnsi="Cambria Math" w:cs="Arial"/>
                    </w:rPr>
                    <m:t>exp</m:t>
                  </m:r>
                </m:fName>
                <m:e>
                  <m:d>
                    <m:dPr>
                      <m:begChr m:val="{"/>
                      <m:endChr m:val="}"/>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b-</m:t>
                                  </m:r>
                                  <m:func>
                                    <m:funcPr>
                                      <m:ctrlPr>
                                        <w:rPr>
                                          <w:rFonts w:ascii="Cambria Math" w:hAnsi="Cambria Math" w:cs="Arial"/>
                                          <w:i/>
                                        </w:rPr>
                                      </m:ctrlPr>
                                    </m:funcPr>
                                    <m:fName>
                                      <m:r>
                                        <m:rPr>
                                          <m:sty m:val="p"/>
                                        </m:rPr>
                                        <w:rPr>
                                          <w:rFonts w:ascii="Cambria Math" w:hAnsi="Cambria Math" w:cs="Arial"/>
                                        </w:rPr>
                                        <m:t>ln</m:t>
                                      </m:r>
                                    </m:fName>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μ</m:t>
                                              </m:r>
                                            </m:e>
                                            <m:sub>
                                              <m:r>
                                                <m:rPr>
                                                  <m:sty m:val="p"/>
                                                </m:rPr>
                                                <w:rPr>
                                                  <w:rFonts w:ascii="Cambria Math" w:hAnsi="Cambria Math" w:cs="Arial"/>
                                                </w:rPr>
                                                <m:t>perm</m:t>
                                              </m:r>
                                            </m:sub>
                                          </m:sSub>
                                        </m:e>
                                      </m:d>
                                    </m:e>
                                  </m:func>
                                </m:e>
                              </m:d>
                            </m:e>
                            <m:sup>
                              <m:r>
                                <w:rPr>
                                  <w:rFonts w:ascii="Cambria Math" w:hAnsi="Cambria Math" w:cs="Arial"/>
                                </w:rPr>
                                <m:t>2</m:t>
                              </m:r>
                            </m:sup>
                          </m:sSup>
                        </m:num>
                        <m:den>
                          <m:r>
                            <w:rPr>
                              <w:rFonts w:ascii="Cambria Math" w:hAnsi="Cambria Math" w:cs="Arial"/>
                            </w:rPr>
                            <m:t>c</m:t>
                          </m:r>
                        </m:den>
                      </m:f>
                    </m:e>
                  </m:d>
                </m:e>
              </m:func>
              <m:r>
                <w:rPr>
                  <w:rFonts w:ascii="Cambria Math" w:eastAsia="Cambria Math" w:hAnsi="Cambria Math" w:cs="Cambria Math"/>
                </w:rPr>
                <m:t>#(A23)</m:t>
              </m:r>
            </m:e>
          </m:eqArr>
        </m:oMath>
      </m:oMathPara>
    </w:p>
    <w:p w14:paraId="1D8EAA72" w14:textId="1A5E39A8" w:rsidR="000E2694" w:rsidRDefault="000E2694" w:rsidP="000E2694">
      <w:pPr>
        <w:pStyle w:val="a3"/>
        <w:ind w:leftChars="0" w:left="0"/>
        <w:rPr>
          <w:rFonts w:ascii="Arial" w:hAnsi="Arial" w:cs="Arial"/>
        </w:rPr>
      </w:pPr>
      <w:r w:rsidRPr="00994F33">
        <w:rPr>
          <w:rFonts w:ascii="Arial" w:hAnsi="Arial" w:cs="Arial" w:hint="eastAsia"/>
        </w:rPr>
        <w:t>H</w:t>
      </w:r>
      <w:r w:rsidRPr="00994F33">
        <w:rPr>
          <w:rFonts w:ascii="Arial" w:hAnsi="Arial" w:cs="Arial"/>
        </w:rPr>
        <w:t>ere,</w:t>
      </w:r>
      <w:r>
        <w:rPr>
          <w:rFonts w:ascii="Arial" w:hAnsi="Arial" w:cs="Arial"/>
        </w:rPr>
        <w:t xml:space="preserve"> </w:t>
      </w:r>
      <m:oMath>
        <m:sSub>
          <m:sSubPr>
            <m:ctrlPr>
              <w:rPr>
                <w:rFonts w:ascii="Cambria Math" w:hAnsi="Cambria Math" w:cs="Arial"/>
                <w:i/>
              </w:rPr>
            </m:ctrlPr>
          </m:sSubPr>
          <m:e>
            <m:r>
              <w:rPr>
                <w:rFonts w:ascii="Cambria Math" w:hAnsi="Cambria Math" w:cs="Arial"/>
              </w:rPr>
              <m:t>TDS</m:t>
            </m:r>
          </m:e>
          <m:sub>
            <m:r>
              <m:rPr>
                <m:sty m:val="p"/>
              </m:rPr>
              <w:rPr>
                <w:rFonts w:ascii="Cambria Math" w:hAnsi="Cambria Math" w:cs="Arial"/>
              </w:rPr>
              <m:t>feed</m:t>
            </m:r>
          </m:sub>
        </m:sSub>
      </m:oMath>
      <w:r>
        <w:rPr>
          <w:rFonts w:ascii="Arial" w:hAnsi="Arial" w:cs="Arial" w:hint="eastAsia"/>
        </w:rPr>
        <w:t xml:space="preserve"> </w:t>
      </w:r>
      <w:r>
        <w:rPr>
          <w:rFonts w:ascii="Arial" w:hAnsi="Arial" w:cs="Arial"/>
        </w:rPr>
        <w:t xml:space="preserve">is the RO feed TDS, </w:t>
      </w:r>
      <m:oMath>
        <m:sSub>
          <m:sSubPr>
            <m:ctrlPr>
              <w:rPr>
                <w:rFonts w:ascii="Cambria Math" w:hAnsi="Cambria Math" w:cs="Arial"/>
                <w:i/>
              </w:rPr>
            </m:ctrlPr>
          </m:sSubPr>
          <m:e>
            <m:r>
              <w:rPr>
                <w:rFonts w:ascii="Cambria Math" w:hAnsi="Cambria Math" w:cs="Arial"/>
              </w:rPr>
              <m:t>TDS</m:t>
            </m:r>
          </m:e>
          <m:sub>
            <m:r>
              <m:rPr>
                <m:sty m:val="p"/>
              </m:rPr>
              <w:rPr>
                <w:rFonts w:ascii="Cambria Math" w:hAnsi="Cambria Math" w:cs="Arial"/>
              </w:rPr>
              <m:t>perm</m:t>
            </m:r>
          </m:sub>
        </m:sSub>
      </m:oMath>
      <w:r>
        <w:rPr>
          <w:rFonts w:ascii="Arial" w:hAnsi="Arial" w:cs="Arial"/>
        </w:rPr>
        <w:t xml:space="preserve"> is the RO permeate TDS, </w:t>
      </w:r>
      <m:oMath>
        <m:sSub>
          <m:sSubPr>
            <m:ctrlPr>
              <w:rPr>
                <w:rFonts w:ascii="Cambria Math" w:hAnsi="Cambria Math" w:cs="Arial"/>
                <w:i/>
              </w:rPr>
            </m:ctrlPr>
          </m:sSubPr>
          <m:e>
            <m:r>
              <w:rPr>
                <w:rFonts w:ascii="Cambria Math" w:hAnsi="Cambria Math" w:cs="Arial"/>
              </w:rPr>
              <m:t>TDS</m:t>
            </m:r>
          </m:e>
          <m:sub>
            <m:r>
              <m:rPr>
                <m:sty m:val="p"/>
              </m:rPr>
              <w:rPr>
                <w:rFonts w:ascii="Cambria Math" w:hAnsi="Cambria Math" w:cs="Arial"/>
              </w:rPr>
              <m:t>brine</m:t>
            </m:r>
          </m:sub>
        </m:sSub>
      </m:oMath>
      <w:r>
        <w:rPr>
          <w:rFonts w:ascii="Arial" w:hAnsi="Arial" w:cs="Arial"/>
        </w:rPr>
        <w:t xml:space="preserve"> is the RO brine TDS,</w:t>
      </w:r>
      <w:r w:rsidRPr="00994F33">
        <w:rPr>
          <w:rFonts w:ascii="Arial" w:hAnsi="Arial" w:cs="Arial"/>
        </w:rPr>
        <w:t xml:space="preserve"> </w:t>
      </w:r>
      <m:oMath>
        <m:sSub>
          <m:sSubPr>
            <m:ctrlPr>
              <w:rPr>
                <w:rFonts w:ascii="Cambria Math" w:hAnsi="Cambria Math" w:cs="Arial"/>
                <w:i/>
              </w:rPr>
            </m:ctrlPr>
          </m:sSubPr>
          <m:e>
            <m:r>
              <w:rPr>
                <w:rFonts w:ascii="Cambria Math" w:hAnsi="Cambria Math" w:cs="Arial"/>
              </w:rPr>
              <m:t>Q</m:t>
            </m:r>
          </m:e>
          <m:sub>
            <m:r>
              <m:rPr>
                <m:sty m:val="p"/>
              </m:rPr>
              <w:rPr>
                <w:rFonts w:ascii="Cambria Math" w:hAnsi="Cambria Math" w:cs="Arial"/>
              </w:rPr>
              <m:t>feed</m:t>
            </m:r>
          </m:sub>
        </m:sSub>
      </m:oMath>
      <w:r>
        <w:rPr>
          <w:rFonts w:ascii="Arial" w:hAnsi="Arial" w:cs="Arial" w:hint="eastAsia"/>
        </w:rPr>
        <w:t xml:space="preserve"> </w:t>
      </w:r>
      <w:r>
        <w:rPr>
          <w:rFonts w:ascii="Arial" w:hAnsi="Arial" w:cs="Arial"/>
        </w:rPr>
        <w:t xml:space="preserve">is the RO feed flow rate, </w:t>
      </w:r>
      <m:oMath>
        <m:sSub>
          <m:sSubPr>
            <m:ctrlPr>
              <w:rPr>
                <w:rFonts w:ascii="Cambria Math" w:hAnsi="Cambria Math" w:cs="Arial"/>
                <w:i/>
              </w:rPr>
            </m:ctrlPr>
          </m:sSubPr>
          <m:e>
            <m:r>
              <w:rPr>
                <w:rFonts w:ascii="Cambria Math" w:hAnsi="Cambria Math" w:cs="Arial"/>
              </w:rPr>
              <m:t>Q</m:t>
            </m:r>
          </m:e>
          <m:sub>
            <m:r>
              <m:rPr>
                <m:sty m:val="p"/>
              </m:rPr>
              <w:rPr>
                <w:rFonts w:ascii="Cambria Math" w:hAnsi="Cambria Math" w:cs="Arial"/>
              </w:rPr>
              <m:t>perm</m:t>
            </m:r>
          </m:sub>
        </m:sSub>
      </m:oMath>
      <w:r>
        <w:rPr>
          <w:rFonts w:ascii="Arial" w:hAnsi="Arial" w:cs="Arial"/>
        </w:rPr>
        <w:t xml:space="preserve"> is the RO permeate flow rate,</w:t>
      </w:r>
      <w:r w:rsidR="001E0B56">
        <w:rPr>
          <w:rFonts w:ascii="Arial" w:hAnsi="Arial" w:cs="Arial"/>
        </w:rPr>
        <w:t xml:space="preserve"> and</w:t>
      </w:r>
      <w:r>
        <w:rPr>
          <w:rFonts w:ascii="Arial" w:hAnsi="Arial" w:cs="Arial"/>
        </w:rPr>
        <w:t xml:space="preserve"> </w:t>
      </w:r>
      <m:oMath>
        <m:sSub>
          <m:sSubPr>
            <m:ctrlPr>
              <w:rPr>
                <w:rFonts w:ascii="Cambria Math" w:hAnsi="Cambria Math" w:cs="Arial"/>
                <w:i/>
              </w:rPr>
            </m:ctrlPr>
          </m:sSubPr>
          <m:e>
            <m:r>
              <w:rPr>
                <w:rFonts w:ascii="Cambria Math" w:hAnsi="Cambria Math" w:cs="Arial"/>
              </w:rPr>
              <m:t>Q</m:t>
            </m:r>
          </m:e>
          <m:sub>
            <m:r>
              <m:rPr>
                <m:sty m:val="p"/>
              </m:rPr>
              <w:rPr>
                <w:rFonts w:ascii="Cambria Math" w:hAnsi="Cambria Math" w:cs="Arial"/>
              </w:rPr>
              <m:t>brine</m:t>
            </m:r>
          </m:sub>
        </m:sSub>
      </m:oMath>
      <w:r>
        <w:rPr>
          <w:rFonts w:ascii="Arial" w:hAnsi="Arial" w:cs="Arial"/>
        </w:rPr>
        <w:t xml:space="preserve"> is the RO brine flow rate</w:t>
      </w:r>
      <w:r w:rsidRPr="00994F33">
        <w:rPr>
          <w:rFonts w:ascii="Arial" w:hAnsi="Arial" w:cs="Arial"/>
        </w:rPr>
        <w:t xml:space="preserve">. </w:t>
      </w:r>
      <m:oMath>
        <m:sSub>
          <m:sSubPr>
            <m:ctrlPr>
              <w:rPr>
                <w:rFonts w:ascii="Cambria Math" w:hAnsi="Cambria Math" w:cs="Arial"/>
                <w:i/>
              </w:rPr>
            </m:ctrlPr>
          </m:sSubPr>
          <m:e>
            <m:r>
              <w:rPr>
                <w:rFonts w:ascii="Cambria Math" w:hAnsi="Cambria Math" w:cs="Arial"/>
              </w:rPr>
              <m:t>μ</m:t>
            </m:r>
          </m:e>
          <m:sub>
            <m:r>
              <m:rPr>
                <m:sty m:val="p"/>
              </m:rPr>
              <w:rPr>
                <w:rFonts w:ascii="Cambria Math" w:hAnsi="Cambria Math" w:cs="Arial"/>
              </w:rPr>
              <m:t>feed</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μ</m:t>
            </m:r>
          </m:e>
          <m:sub>
            <m:r>
              <m:rPr>
                <m:sty m:val="p"/>
              </m:rPr>
              <w:rPr>
                <w:rFonts w:ascii="Cambria Math" w:hAnsi="Cambria Math" w:cs="Arial"/>
              </w:rPr>
              <m:t>perm</m:t>
            </m:r>
          </m:sub>
        </m:sSub>
      </m:oMath>
      <w:r>
        <w:rPr>
          <w:rFonts w:ascii="Arial" w:hAnsi="Arial" w:cs="Arial" w:hint="eastAsia"/>
        </w:rPr>
        <w:t xml:space="preserve"> </w:t>
      </w:r>
      <w:r>
        <w:rPr>
          <w:rFonts w:ascii="Arial" w:hAnsi="Arial" w:cs="Arial"/>
        </w:rPr>
        <w:t xml:space="preserve">are </w:t>
      </w:r>
      <w:r w:rsidR="004C6D7C">
        <w:rPr>
          <w:rFonts w:ascii="Arial" w:hAnsi="Arial" w:cs="Arial"/>
        </w:rPr>
        <w:t>conductivities</w:t>
      </w:r>
      <w:r>
        <w:rPr>
          <w:rFonts w:ascii="Arial" w:hAnsi="Arial" w:cs="Arial"/>
        </w:rPr>
        <w:t xml:space="preserve">. In </w:t>
      </w:r>
      <w:proofErr w:type="spellStart"/>
      <w:proofErr w:type="gramStart"/>
      <w:r>
        <w:rPr>
          <w:rFonts w:ascii="Arial" w:hAnsi="Arial" w:cs="Arial"/>
        </w:rPr>
        <w:t>Eqs</w:t>
      </w:r>
      <w:proofErr w:type="spellEnd"/>
      <w:r>
        <w:rPr>
          <w:rFonts w:ascii="Arial" w:hAnsi="Arial" w:cs="Arial"/>
        </w:rPr>
        <w:t>.(</w:t>
      </w:r>
      <w:proofErr w:type="gramEnd"/>
      <w:r>
        <w:rPr>
          <w:rFonts w:ascii="Arial" w:hAnsi="Arial" w:cs="Arial"/>
        </w:rPr>
        <w:t xml:space="preserve">A22) and (A23), </w:t>
      </w:r>
      <m:oMath>
        <m:r>
          <w:rPr>
            <w:rFonts w:ascii="Cambria Math" w:hAnsi="Cambria Math" w:cs="Arial"/>
          </w:rPr>
          <m:t>a, b, c</m:t>
        </m:r>
      </m:oMath>
      <w:r>
        <w:rPr>
          <w:rFonts w:ascii="Arial" w:hAnsi="Arial" w:cs="Arial" w:hint="eastAsia"/>
        </w:rPr>
        <w:t xml:space="preserve"> </w:t>
      </w:r>
      <w:r>
        <w:rPr>
          <w:rFonts w:ascii="Arial" w:hAnsi="Arial" w:cs="Arial"/>
        </w:rPr>
        <w:t xml:space="preserve">are constant coefficients and given by as follows: </w:t>
      </w:r>
    </w:p>
    <w:p w14:paraId="052DA365" w14:textId="77777777" w:rsidR="000E2694" w:rsidRPr="0073660F" w:rsidRDefault="00B425E9" w:rsidP="000E2694">
      <w:pPr>
        <w:pStyle w:val="a3"/>
        <w:ind w:leftChars="0" w:left="420"/>
        <w:rPr>
          <w:rFonts w:ascii="Arial" w:hAnsi="Arial" w:cs="Arial"/>
        </w:rPr>
      </w:pPr>
      <m:oMathPara>
        <m:oMath>
          <m:eqArr>
            <m:eqArrPr>
              <m:maxDist m:val="1"/>
              <m:ctrlPr>
                <w:rPr>
                  <w:rFonts w:ascii="Cambria Math" w:hAnsi="Cambria Math" w:cs="Arial"/>
                  <w:i/>
                </w:rPr>
              </m:ctrlPr>
            </m:eqArrPr>
            <m:e>
              <m:r>
                <w:rPr>
                  <w:rFonts w:ascii="Cambria Math" w:hAnsi="Cambria Math" w:cs="Arial"/>
                </w:rPr>
                <m:t>a=</m:t>
              </m:r>
              <m:d>
                <m:dPr>
                  <m:begChr m:val="{"/>
                  <m:endChr m:val=""/>
                  <m:ctrlPr>
                    <w:rPr>
                      <w:rFonts w:ascii="Cambria Math" w:hAnsi="Cambria Math" w:cs="Arial"/>
                      <w:i/>
                    </w:rPr>
                  </m:ctrlPr>
                </m:dPr>
                <m:e>
                  <m:m>
                    <m:mPr>
                      <m:mcs>
                        <m:mc>
                          <m:mcPr>
                            <m:count m:val="2"/>
                            <m:mcJc m:val="center"/>
                          </m:mcPr>
                        </m:mc>
                      </m:mcs>
                      <m:ctrlPr>
                        <w:rPr>
                          <w:rFonts w:ascii="Cambria Math" w:hAnsi="Cambria Math" w:cs="Arial"/>
                          <w:i/>
                        </w:rPr>
                      </m:ctrlPr>
                    </m:mPr>
                    <m:mr>
                      <m:e>
                        <m:r>
                          <w:rPr>
                            <w:rFonts w:ascii="Cambria Math" w:hAnsi="Cambria Math" w:cs="Arial"/>
                          </w:rPr>
                          <m:t>8.01×</m:t>
                        </m:r>
                        <m:sSup>
                          <m:sSupPr>
                            <m:ctrlPr>
                              <w:rPr>
                                <w:rFonts w:ascii="Cambria Math" w:hAnsi="Cambria Math" w:cs="Arial"/>
                                <w:i/>
                              </w:rPr>
                            </m:ctrlPr>
                          </m:sSupPr>
                          <m:e>
                            <m:r>
                              <w:rPr>
                                <w:rFonts w:ascii="Cambria Math" w:hAnsi="Cambria Math" w:cs="Arial"/>
                              </w:rPr>
                              <m:t>10</m:t>
                            </m:r>
                          </m:e>
                          <m:sup>
                            <m:r>
                              <w:rPr>
                                <w:rFonts w:ascii="Cambria Math" w:hAnsi="Cambria Math" w:cs="Arial"/>
                              </w:rPr>
                              <m:t>-11</m:t>
                            </m:r>
                          </m:sup>
                        </m:sSup>
                        <m:r>
                          <w:rPr>
                            <w:rFonts w:ascii="Cambria Math" w:hAnsi="Cambria Math" w:cs="Arial"/>
                          </w:rPr>
                          <m:t>,</m:t>
                        </m:r>
                      </m:e>
                      <m:e>
                        <m:sSub>
                          <m:sSubPr>
                            <m:ctrlPr>
                              <w:rPr>
                                <w:rFonts w:ascii="Cambria Math" w:hAnsi="Cambria Math" w:cs="Arial"/>
                                <w:i/>
                              </w:rPr>
                            </m:ctrlPr>
                          </m:sSubPr>
                          <m:e>
                            <m:r>
                              <w:rPr>
                                <w:rFonts w:ascii="Cambria Math" w:hAnsi="Cambria Math" w:cs="Arial"/>
                              </w:rPr>
                              <m:t>C</m:t>
                            </m:r>
                          </m:e>
                          <m:sub>
                            <m:r>
                              <m:rPr>
                                <m:sty m:val="p"/>
                              </m:rPr>
                              <w:rPr>
                                <w:rFonts w:ascii="Cambria Math" w:hAnsi="Cambria Math" w:cs="Arial"/>
                              </w:rPr>
                              <m:t>feed</m:t>
                            </m:r>
                          </m:sub>
                        </m:sSub>
                        <m:r>
                          <w:rPr>
                            <w:rFonts w:ascii="Cambria Math" w:hAnsi="Cambria Math" w:cs="Arial"/>
                          </w:rPr>
                          <m:t>&gt;7630</m:t>
                        </m:r>
                      </m:e>
                    </m:mr>
                    <m:mr>
                      <m:e>
                        <m:r>
                          <w:rPr>
                            <w:rFonts w:ascii="Cambria Math" w:hAnsi="Cambria Math" w:cs="Arial"/>
                          </w:rPr>
                          <m:t>7.70×</m:t>
                        </m:r>
                        <m:sSup>
                          <m:sSupPr>
                            <m:ctrlPr>
                              <w:rPr>
                                <w:rFonts w:ascii="Cambria Math" w:hAnsi="Cambria Math" w:cs="Arial"/>
                                <w:i/>
                              </w:rPr>
                            </m:ctrlPr>
                          </m:sSupPr>
                          <m:e>
                            <m:r>
                              <w:rPr>
                                <w:rFonts w:ascii="Cambria Math" w:hAnsi="Cambria Math" w:cs="Arial"/>
                              </w:rPr>
                              <m:t>10</m:t>
                            </m:r>
                          </m:e>
                          <m:sup>
                            <m:r>
                              <w:rPr>
                                <w:rFonts w:ascii="Cambria Math" w:hAnsi="Cambria Math" w:cs="Arial"/>
                              </w:rPr>
                              <m:t>-20</m:t>
                            </m:r>
                          </m:sup>
                        </m:sSup>
                        <m:r>
                          <w:rPr>
                            <w:rFonts w:ascii="Cambria Math" w:hAnsi="Cambria Math" w:cs="Arial"/>
                          </w:rPr>
                          <m:t>,</m:t>
                        </m:r>
                      </m:e>
                      <m:e>
                        <m:r>
                          <m:rPr>
                            <m:sty m:val="p"/>
                          </m:rPr>
                          <w:rPr>
                            <w:rFonts w:ascii="Cambria Math" w:hAnsi="Cambria Math" w:cs="Arial"/>
                          </w:rPr>
                          <m:t>otherwise</m:t>
                        </m:r>
                      </m:e>
                    </m:mr>
                  </m:m>
                </m:e>
              </m:d>
              <m:r>
                <w:rPr>
                  <w:rFonts w:ascii="Cambria Math" w:hAnsi="Cambria Math" w:cs="Arial"/>
                </w:rPr>
                <m:t>#(A24)</m:t>
              </m:r>
              <m:ctrlPr>
                <w:rPr>
                  <w:rFonts w:ascii="Cambria Math" w:eastAsia="Cambria Math" w:hAnsi="Cambria Math" w:cs="Cambria Math"/>
                  <w:i/>
                </w:rPr>
              </m:ctrlPr>
            </m:e>
            <m:e>
              <m:r>
                <w:rPr>
                  <w:rFonts w:ascii="Cambria Math" w:hAnsi="Cambria Math" w:cs="Arial"/>
                </w:rPr>
                <m:t>b=</m:t>
              </m:r>
              <m:d>
                <m:dPr>
                  <m:begChr m:val="{"/>
                  <m:endChr m:val=""/>
                  <m:ctrlPr>
                    <w:rPr>
                      <w:rFonts w:ascii="Cambria Math" w:hAnsi="Cambria Math" w:cs="Arial"/>
                      <w:i/>
                    </w:rPr>
                  </m:ctrlPr>
                </m:dPr>
                <m:e>
                  <m:m>
                    <m:mPr>
                      <m:mcs>
                        <m:mc>
                          <m:mcPr>
                            <m:count m:val="2"/>
                            <m:mcJc m:val="center"/>
                          </m:mcPr>
                        </m:mc>
                      </m:mcs>
                      <m:ctrlPr>
                        <w:rPr>
                          <w:rFonts w:ascii="Cambria Math" w:hAnsi="Cambria Math" w:cs="Arial"/>
                          <w:i/>
                        </w:rPr>
                      </m:ctrlPr>
                    </m:mPr>
                    <m:mr>
                      <m:e>
                        <m:r>
                          <w:rPr>
                            <w:rFonts w:ascii="Cambria Math" w:hAnsi="Cambria Math" w:cs="Arial"/>
                          </w:rPr>
                          <m:t>-50.6458,</m:t>
                        </m:r>
                      </m:e>
                      <m:e>
                        <m:sSub>
                          <m:sSubPr>
                            <m:ctrlPr>
                              <w:rPr>
                                <w:rFonts w:ascii="Cambria Math" w:hAnsi="Cambria Math" w:cs="Arial"/>
                                <w:i/>
                              </w:rPr>
                            </m:ctrlPr>
                          </m:sSubPr>
                          <m:e>
                            <m:r>
                              <w:rPr>
                                <w:rFonts w:ascii="Cambria Math" w:hAnsi="Cambria Math" w:cs="Arial"/>
                              </w:rPr>
                              <m:t>C</m:t>
                            </m:r>
                          </m:e>
                          <m:sub>
                            <m:r>
                              <m:rPr>
                                <m:sty m:val="p"/>
                              </m:rPr>
                              <w:rPr>
                                <w:rFonts w:ascii="Cambria Math" w:hAnsi="Cambria Math" w:cs="Arial"/>
                              </w:rPr>
                              <m:t>feed</m:t>
                            </m:r>
                          </m:sub>
                        </m:sSub>
                        <m:r>
                          <w:rPr>
                            <w:rFonts w:ascii="Cambria Math" w:hAnsi="Cambria Math" w:cs="Arial"/>
                          </w:rPr>
                          <m:t>&gt;7630</m:t>
                        </m:r>
                      </m:e>
                    </m:mr>
                    <m:mr>
                      <m:e>
                        <m:r>
                          <w:rPr>
                            <w:rFonts w:ascii="Cambria Math" w:hAnsi="Cambria Math" w:cs="Arial"/>
                          </w:rPr>
                          <m:t>-90.4756,</m:t>
                        </m:r>
                      </m:e>
                      <m:e>
                        <m:r>
                          <m:rPr>
                            <m:sty m:val="p"/>
                          </m:rPr>
                          <w:rPr>
                            <w:rFonts w:ascii="Cambria Math" w:hAnsi="Cambria Math" w:cs="Arial"/>
                          </w:rPr>
                          <m:t>otherwise</m:t>
                        </m:r>
                      </m:e>
                    </m:mr>
                  </m:m>
                </m:e>
              </m:d>
              <m:r>
                <w:rPr>
                  <w:rFonts w:ascii="Cambria Math" w:eastAsia="Cambria Math" w:hAnsi="Cambria Math" w:cs="Cambria Math"/>
                </w:rPr>
                <m:t>#(A25)</m:t>
              </m:r>
              <m:ctrlPr>
                <w:rPr>
                  <w:rFonts w:ascii="Cambria Math" w:eastAsia="Cambria Math" w:hAnsi="Cambria Math" w:cs="Cambria Math"/>
                  <w:i/>
                </w:rPr>
              </m:ctrlPr>
            </m:e>
            <m:e>
              <m:r>
                <w:rPr>
                  <w:rFonts w:ascii="Cambria Math" w:hAnsi="Cambria Math" w:cs="Arial"/>
                </w:rPr>
                <m:t>c=</m:t>
              </m:r>
              <m:d>
                <m:dPr>
                  <m:begChr m:val="{"/>
                  <m:endChr m:val=""/>
                  <m:ctrlPr>
                    <w:rPr>
                      <w:rFonts w:ascii="Cambria Math" w:hAnsi="Cambria Math" w:cs="Arial"/>
                      <w:i/>
                    </w:rPr>
                  </m:ctrlPr>
                </m:dPr>
                <m:e>
                  <m:m>
                    <m:mPr>
                      <m:mcs>
                        <m:mc>
                          <m:mcPr>
                            <m:count m:val="2"/>
                            <m:mcJc m:val="center"/>
                          </m:mcPr>
                        </m:mc>
                      </m:mcs>
                      <m:ctrlPr>
                        <w:rPr>
                          <w:rFonts w:ascii="Cambria Math" w:hAnsi="Cambria Math" w:cs="Arial"/>
                          <w:i/>
                        </w:rPr>
                      </m:ctrlPr>
                    </m:mPr>
                    <m:mr>
                      <m:e>
                        <m:r>
                          <w:rPr>
                            <w:rFonts w:ascii="Cambria Math" w:hAnsi="Cambria Math" w:cs="Arial"/>
                          </w:rPr>
                          <m:t>112.484,</m:t>
                        </m:r>
                      </m:e>
                      <m:e>
                        <m:sSub>
                          <m:sSubPr>
                            <m:ctrlPr>
                              <w:rPr>
                                <w:rFonts w:ascii="Cambria Math" w:hAnsi="Cambria Math" w:cs="Arial"/>
                                <w:i/>
                              </w:rPr>
                            </m:ctrlPr>
                          </m:sSubPr>
                          <m:e>
                            <m:r>
                              <w:rPr>
                                <w:rFonts w:ascii="Cambria Math" w:hAnsi="Cambria Math" w:cs="Arial"/>
                              </w:rPr>
                              <m:t>C</m:t>
                            </m:r>
                          </m:e>
                          <m:sub>
                            <m:r>
                              <m:rPr>
                                <m:sty m:val="p"/>
                              </m:rPr>
                              <w:rPr>
                                <w:rFonts w:ascii="Cambria Math" w:hAnsi="Cambria Math" w:cs="Arial"/>
                              </w:rPr>
                              <m:t>feed</m:t>
                            </m:r>
                          </m:sub>
                        </m:sSub>
                        <m:r>
                          <w:rPr>
                            <w:rFonts w:ascii="Cambria Math" w:hAnsi="Cambria Math" w:cs="Arial"/>
                          </w:rPr>
                          <m:t>&gt;7630</m:t>
                        </m:r>
                      </m:e>
                    </m:mr>
                    <m:mr>
                      <m:e>
                        <m:r>
                          <w:rPr>
                            <w:rFonts w:ascii="Cambria Math" w:hAnsi="Cambria Math" w:cs="Arial"/>
                          </w:rPr>
                          <m:t>188.8844,</m:t>
                        </m:r>
                      </m:e>
                      <m:e>
                        <m:r>
                          <m:rPr>
                            <m:sty m:val="p"/>
                          </m:rPr>
                          <w:rPr>
                            <w:rFonts w:ascii="Cambria Math" w:hAnsi="Cambria Math" w:cs="Arial"/>
                          </w:rPr>
                          <m:t>otherwise</m:t>
                        </m:r>
                      </m:e>
                    </m:mr>
                  </m:m>
                </m:e>
              </m:d>
              <m:r>
                <w:rPr>
                  <w:rFonts w:ascii="Cambria Math" w:eastAsia="Cambria Math" w:hAnsi="Cambria Math" w:cs="Cambria Math"/>
                </w:rPr>
                <m:t>#(A26)</m:t>
              </m:r>
            </m:e>
          </m:eqArr>
        </m:oMath>
      </m:oMathPara>
    </w:p>
    <w:p w14:paraId="7EB5D3FF" w14:textId="2BD6B1D5" w:rsidR="000E2694" w:rsidRPr="000E2694" w:rsidRDefault="000E2694" w:rsidP="00B45959">
      <w:pPr>
        <w:pStyle w:val="a3"/>
        <w:ind w:leftChars="0" w:left="0"/>
        <w:rPr>
          <w:rFonts w:ascii="Arial" w:hAnsi="Arial" w:cs="Arial"/>
        </w:rPr>
      </w:pPr>
      <w:r>
        <w:rPr>
          <w:rFonts w:ascii="Arial" w:hAnsi="Arial" w:cs="Arial"/>
        </w:rPr>
        <w:lastRenderedPageBreak/>
        <w:t xml:space="preserve">where </w:t>
      </w:r>
      <m:oMath>
        <m:sSub>
          <m:sSubPr>
            <m:ctrlPr>
              <w:rPr>
                <w:rFonts w:ascii="Cambria Math" w:hAnsi="Cambria Math" w:cs="Arial"/>
                <w:i/>
              </w:rPr>
            </m:ctrlPr>
          </m:sSubPr>
          <m:e>
            <m:r>
              <w:rPr>
                <w:rFonts w:ascii="Cambria Math" w:hAnsi="Cambria Math" w:cs="Arial"/>
              </w:rPr>
              <m:t>C</m:t>
            </m:r>
          </m:e>
          <m:sub>
            <m:r>
              <m:rPr>
                <m:sty m:val="p"/>
              </m:rPr>
              <w:rPr>
                <w:rFonts w:ascii="Cambria Math" w:hAnsi="Cambria Math" w:cs="Arial"/>
              </w:rPr>
              <m:t>feed</m:t>
            </m:r>
          </m:sub>
        </m:sSub>
        <m:r>
          <w:rPr>
            <w:rFonts w:ascii="Cambria Math" w:hAnsi="Cambria Math" w:cs="Arial"/>
          </w:rPr>
          <m:t>[</m:t>
        </m:r>
        <m:r>
          <m:rPr>
            <m:sty m:val="p"/>
          </m:rPr>
          <w:rPr>
            <w:rFonts w:ascii="Cambria Math" w:hAnsi="Cambria Math" w:cs="Arial"/>
          </w:rPr>
          <m:t>μS</m:t>
        </m:r>
        <m:r>
          <w:rPr>
            <w:rFonts w:ascii="Cambria Math" w:hAnsi="Cambria Math" w:cs="Arial"/>
          </w:rPr>
          <m:t>/</m:t>
        </m:r>
        <m:r>
          <m:rPr>
            <m:sty m:val="p"/>
          </m:rPr>
          <w:rPr>
            <w:rFonts w:ascii="Cambria Math" w:hAnsi="Cambria Math" w:cs="Arial"/>
          </w:rPr>
          <m:t>cm</m:t>
        </m:r>
        <m:r>
          <w:rPr>
            <w:rFonts w:ascii="Cambria Math" w:hAnsi="Cambria Math" w:cs="Arial"/>
          </w:rPr>
          <m:t>]</m:t>
        </m:r>
      </m:oMath>
      <w:r>
        <w:rPr>
          <w:rFonts w:ascii="Arial" w:hAnsi="Arial" w:cs="Arial" w:hint="eastAsia"/>
        </w:rPr>
        <w:t xml:space="preserve"> </w:t>
      </w:r>
      <w:r>
        <w:rPr>
          <w:rFonts w:ascii="Arial" w:hAnsi="Arial" w:cs="Arial"/>
        </w:rPr>
        <w:t xml:space="preserve">is the feed </w:t>
      </w:r>
      <w:proofErr w:type="gramStart"/>
      <w:r>
        <w:rPr>
          <w:rFonts w:ascii="Arial" w:hAnsi="Arial" w:cs="Arial"/>
        </w:rPr>
        <w:t>conductivity.</w:t>
      </w:r>
      <w:proofErr w:type="gramEnd"/>
    </w:p>
    <w:sectPr w:rsidR="000E2694" w:rsidRPr="000E2694" w:rsidSect="00C773A3">
      <w:pgSz w:w="12240" w:h="15840" w:code="1"/>
      <w:pgMar w:top="810" w:right="1080" w:bottom="1440" w:left="1080" w:header="851" w:footer="992" w:gutter="0"/>
      <w:pgNumType w:start="0"/>
      <w:cols w:space="425"/>
      <w:titlePg/>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rew Salveson" w:date="2023-03-28T14:25:00Z" w:initials="AS">
    <w:p w14:paraId="19523154" w14:textId="77777777" w:rsidR="00891CCD" w:rsidRDefault="00891CCD" w:rsidP="00130E1D">
      <w:pPr>
        <w:pStyle w:val="a5"/>
      </w:pPr>
      <w:r>
        <w:rPr>
          <w:rStyle w:val="a4"/>
        </w:rPr>
        <w:annotationRef/>
      </w:r>
      <w:r>
        <w:t>Yokogawa, did you ask OCWD for this formula?</w:t>
      </w:r>
    </w:p>
  </w:comment>
  <w:comment w:id="1" w:author="Andrew Salveson" w:date="2023-03-28T14:26:00Z" w:initials="AS">
    <w:p w14:paraId="1CBB0588" w14:textId="77777777" w:rsidR="00891CCD" w:rsidRDefault="00891CCD" w:rsidP="00AB00FD">
      <w:pPr>
        <w:pStyle w:val="a5"/>
      </w:pPr>
      <w:r>
        <w:rPr>
          <w:rStyle w:val="a4"/>
        </w:rPr>
        <w:annotationRef/>
      </w:r>
      <w:r>
        <w:t xml:space="preserve">Yokogawa, please reach out to OCWD with this question. </w:t>
      </w:r>
    </w:p>
  </w:comment>
  <w:comment w:id="2" w:author="Andrew Salveson" w:date="2023-03-28T14:28:00Z" w:initials="AS">
    <w:p w14:paraId="0F7EA385" w14:textId="77777777" w:rsidR="00891CCD" w:rsidRDefault="00891CCD" w:rsidP="00CA61A9">
      <w:pPr>
        <w:pStyle w:val="a5"/>
      </w:pPr>
      <w:r>
        <w:rPr>
          <w:rStyle w:val="a4"/>
        </w:rPr>
        <w:annotationRef/>
      </w:r>
      <w:r>
        <w:t>Yokogawa, are my edits acceptable?</w:t>
      </w:r>
    </w:p>
  </w:comment>
  <w:comment w:id="3" w:author="Andrew Salveson" w:date="2023-03-28T14:29:00Z" w:initials="AS">
    <w:p w14:paraId="3E062E7D" w14:textId="77777777" w:rsidR="00891CCD" w:rsidRDefault="00891CCD" w:rsidP="0077170F">
      <w:pPr>
        <w:pStyle w:val="a5"/>
      </w:pPr>
      <w:r>
        <w:rPr>
          <w:rStyle w:val="a4"/>
        </w:rPr>
        <w:annotationRef/>
      </w:r>
      <w:r>
        <w:t>Yokogawa, please add Y-axis labels and units</w:t>
      </w:r>
    </w:p>
  </w:comment>
  <w:comment w:id="4" w:author="Andrew Salveson" w:date="2023-03-28T14:30:00Z" w:initials="AS">
    <w:p w14:paraId="4FD28EFF" w14:textId="77777777" w:rsidR="00891CCD" w:rsidRDefault="00891CCD" w:rsidP="00DB3D0D">
      <w:pPr>
        <w:pStyle w:val="a5"/>
      </w:pPr>
      <w:r>
        <w:rPr>
          <w:rStyle w:val="a4"/>
        </w:rPr>
        <w:annotationRef/>
      </w:r>
      <w:r>
        <w:t>Yokogawa, please explain</w:t>
      </w:r>
    </w:p>
  </w:comment>
  <w:comment w:id="5" w:author="Andrew Salveson" w:date="2023-03-28T14:33:00Z" w:initials="AS">
    <w:p w14:paraId="56CE2276" w14:textId="77777777" w:rsidR="00891CCD" w:rsidRDefault="00891CCD" w:rsidP="00E16F43">
      <w:pPr>
        <w:pStyle w:val="a5"/>
      </w:pPr>
      <w:r>
        <w:rPr>
          <w:rStyle w:val="a4"/>
        </w:rPr>
        <w:annotationRef/>
      </w:r>
      <w:r>
        <w:t xml:space="preserve">Yokogawa, please reach out to OCWD and update this section. </w:t>
      </w:r>
    </w:p>
  </w:comment>
  <w:comment w:id="6" w:author="Andrew Salveson" w:date="2023-03-28T14:43:00Z" w:initials="AS">
    <w:p w14:paraId="69D5619E" w14:textId="77777777" w:rsidR="003D42E8" w:rsidRDefault="003D42E8" w:rsidP="006C2F74">
      <w:pPr>
        <w:pStyle w:val="a5"/>
      </w:pPr>
      <w:r>
        <w:rPr>
          <w:rStyle w:val="a4"/>
        </w:rPr>
        <w:annotationRef/>
      </w:r>
      <w:r>
        <w:t>Yokogawa, the focus here is scaling, not fouling. Fouling is assumed to be biological. Do you agree?</w:t>
      </w:r>
    </w:p>
  </w:comment>
  <w:comment w:id="7" w:author="Andrew Salveson" w:date="2023-03-28T14:48:00Z" w:initials="AS">
    <w:p w14:paraId="5BE6D674" w14:textId="77777777" w:rsidR="003D42E8" w:rsidRDefault="003D42E8" w:rsidP="00120711">
      <w:pPr>
        <w:pStyle w:val="a5"/>
      </w:pPr>
      <w:r>
        <w:rPr>
          <w:rStyle w:val="a4"/>
        </w:rPr>
        <w:annotationRef/>
      </w:r>
      <w:r>
        <w:t xml:space="preserve">Yokogawa, please reach out to OCWD and update this section. </w:t>
      </w:r>
    </w:p>
  </w:comment>
  <w:comment w:id="10" w:author="Andrew Salveson" w:date="2023-03-28T14:52:00Z" w:initials="AS">
    <w:p w14:paraId="699B7723" w14:textId="77777777" w:rsidR="003D42E8" w:rsidRDefault="003D42E8" w:rsidP="00CF1614">
      <w:pPr>
        <w:pStyle w:val="a5"/>
      </w:pPr>
      <w:r>
        <w:rPr>
          <w:rStyle w:val="a4"/>
        </w:rPr>
        <w:annotationRef/>
      </w:r>
      <w:r>
        <w:t xml:space="preserve">Yokogawa, please determine reason for zero numbers from Amos. </w:t>
      </w:r>
    </w:p>
  </w:comment>
  <w:comment w:id="11" w:author="Kumagai, Wataru (Wataru.Kumagai@yokogawa.com)" w:date="2023-03-29T12:36:00Z" w:initials="KW(">
    <w:p w14:paraId="09111E1D" w14:textId="265D3D1D" w:rsidR="007D52B1" w:rsidRDefault="007D52B1">
      <w:pPr>
        <w:pStyle w:val="a5"/>
      </w:pPr>
      <w:r>
        <w:rPr>
          <w:rStyle w:val="a4"/>
        </w:rPr>
        <w:annotationRef/>
      </w:r>
      <w:r>
        <w:rPr>
          <w:rFonts w:hint="eastAsia"/>
        </w:rPr>
        <w:t>やります</w:t>
      </w:r>
    </w:p>
  </w:comment>
  <w:comment w:id="8" w:author="Andrew Salveson" w:date="2023-03-28T14:52:00Z" w:initials="AS">
    <w:p w14:paraId="7289F7E1" w14:textId="4E9935E2" w:rsidR="003D42E8" w:rsidRDefault="003D42E8" w:rsidP="00F85479">
      <w:pPr>
        <w:pStyle w:val="a5"/>
      </w:pPr>
      <w:r>
        <w:rPr>
          <w:rStyle w:val="a4"/>
        </w:rPr>
        <w:annotationRef/>
      </w:r>
      <w:r>
        <w:t>Yokogawa, why is this all in yellow?</w:t>
      </w:r>
    </w:p>
  </w:comment>
  <w:comment w:id="9" w:author="Kumagai, Wataru (Wataru.Kumagai@yokogawa.com)" w:date="2023-03-29T13:28:00Z" w:initials="KW(">
    <w:p w14:paraId="45A64B01" w14:textId="0D40CF82" w:rsidR="004A05CE" w:rsidRDefault="004A05CE">
      <w:pPr>
        <w:pStyle w:val="a5"/>
      </w:pPr>
      <w:r>
        <w:rPr>
          <w:rStyle w:val="a4"/>
        </w:rPr>
        <w:annotationRef/>
      </w:r>
      <w:r>
        <w:rPr>
          <w:rStyle w:val="a4"/>
        </w:rPr>
        <w:t>Solved.</w:t>
      </w:r>
    </w:p>
  </w:comment>
  <w:comment w:id="12" w:author="Andrew Salveson" w:date="2023-03-28T14:54:00Z" w:initials="AS">
    <w:p w14:paraId="67E2F8A2" w14:textId="77777777" w:rsidR="003D42E8" w:rsidRDefault="003D42E8" w:rsidP="00280958">
      <w:pPr>
        <w:pStyle w:val="a5"/>
      </w:pPr>
      <w:r>
        <w:rPr>
          <w:rStyle w:val="a4"/>
        </w:rPr>
        <w:annotationRef/>
      </w:r>
      <w:r>
        <w:t xml:space="preserve">This sentence needs clarification (and better punctuation). It is not clear to me if the CTDS is the same as Feed TDS. It is not clear to me what "equations above" are being referred to. Please edit. </w:t>
      </w:r>
    </w:p>
  </w:comment>
  <w:comment w:id="13" w:author="Kumagai, Wataru (Wataru.Kumagai@yokogawa.com)" w:date="2023-03-29T12:42:00Z" w:initials="KW(">
    <w:p w14:paraId="61FE46EB" w14:textId="5F8F0502" w:rsidR="007D52B1" w:rsidRDefault="007D52B1">
      <w:pPr>
        <w:pStyle w:val="a5"/>
      </w:pPr>
      <w:r>
        <w:rPr>
          <w:rStyle w:val="a4"/>
        </w:rPr>
        <w:annotationRef/>
      </w:r>
      <w:r>
        <w:rPr>
          <w:rFonts w:hint="eastAsia"/>
        </w:rPr>
        <w:t>説明かく</w:t>
      </w:r>
    </w:p>
  </w:comment>
  <w:comment w:id="14" w:author="Andrew Salveson" w:date="2023-03-28T14:56:00Z" w:initials="AS">
    <w:p w14:paraId="6D2FC734" w14:textId="77777777" w:rsidR="003D42E8" w:rsidRDefault="003D42E8" w:rsidP="0047051A">
      <w:pPr>
        <w:pStyle w:val="a5"/>
      </w:pPr>
      <w:r>
        <w:rPr>
          <w:rStyle w:val="a4"/>
        </w:rPr>
        <w:annotationRef/>
      </w:r>
      <w:r>
        <w:t xml:space="preserve">This sentence is not clear. Please edit. </w:t>
      </w:r>
    </w:p>
  </w:comment>
  <w:comment w:id="15" w:author="Andrew Salveson" w:date="2023-03-28T16:07:00Z" w:initials="AS">
    <w:p w14:paraId="43B08930" w14:textId="77777777" w:rsidR="00AA2BF3" w:rsidRDefault="00AA2BF3" w:rsidP="0072491E">
      <w:pPr>
        <w:pStyle w:val="a5"/>
      </w:pPr>
      <w:r>
        <w:rPr>
          <w:rStyle w:val="a4"/>
        </w:rPr>
        <w:annotationRef/>
      </w:r>
      <w:r>
        <w:t>Provide a better summary. This result means what?</w:t>
      </w:r>
    </w:p>
  </w:comment>
  <w:comment w:id="16" w:author="Kumagai, Wataru (Wataru.Kumagai@yokogawa.com)" w:date="2023-03-29T12:46:00Z" w:initials="KW(">
    <w:p w14:paraId="0DABD8C1" w14:textId="14163BB5" w:rsidR="00AD5CFD" w:rsidRDefault="00AD5CFD">
      <w:pPr>
        <w:pStyle w:val="a5"/>
      </w:pPr>
      <w:r>
        <w:rPr>
          <w:rStyle w:val="a4"/>
        </w:rPr>
        <w:annotationRef/>
      </w:r>
      <w:r>
        <w:rPr>
          <w:rFonts w:hint="eastAsia"/>
        </w:rPr>
        <w:t>相関の説明を書く。</w:t>
      </w:r>
    </w:p>
  </w:comment>
  <w:comment w:id="21" w:author="Andrew Salveson" w:date="2023-03-28T16:10:00Z" w:initials="AS">
    <w:p w14:paraId="2816721B" w14:textId="57768FDE" w:rsidR="00AA2BF3" w:rsidRDefault="00AA2BF3" w:rsidP="00174B59">
      <w:pPr>
        <w:pStyle w:val="a5"/>
      </w:pPr>
      <w:r>
        <w:rPr>
          <w:rStyle w:val="a4"/>
        </w:rPr>
        <w:annotationRef/>
      </w:r>
      <w:r>
        <w:t xml:space="preserve">Can we re-word this? The Prophet AI algorithm investigates which variables can be used to accurately predict RO fouling? We are talking about scaling here, not biofouling, agreed? So, let's call is scaling. </w:t>
      </w:r>
    </w:p>
  </w:comment>
  <w:comment w:id="22" w:author="Kumagai, Wataru (Wataru.Kumagai@yokogawa.com)" w:date="2023-03-29T12:54:00Z" w:initials="KW(">
    <w:p w14:paraId="7D8142C0" w14:textId="455E2D6F" w:rsidR="00DF1BA3" w:rsidRDefault="00DF1BA3">
      <w:pPr>
        <w:pStyle w:val="a5"/>
      </w:pPr>
      <w:r>
        <w:rPr>
          <w:rStyle w:val="a4"/>
        </w:rPr>
        <w:annotationRef/>
      </w:r>
      <w:r w:rsidR="00632E67">
        <w:t>Solved</w:t>
      </w:r>
      <w:r w:rsidR="00632E67">
        <w:rPr>
          <w:rFonts w:hint="eastAsia"/>
        </w:rPr>
        <w:t>.</w:t>
      </w:r>
    </w:p>
  </w:comment>
  <w:comment w:id="23" w:author="Andrew Salveson" w:date="2023-03-28T16:13:00Z" w:initials="AS">
    <w:p w14:paraId="5B405175" w14:textId="77777777" w:rsidR="00332FFC" w:rsidRDefault="00332FFC" w:rsidP="00332FFC">
      <w:pPr>
        <w:pStyle w:val="a5"/>
      </w:pPr>
      <w:r>
        <w:rPr>
          <w:rStyle w:val="a4"/>
        </w:rPr>
        <w:annotationRef/>
      </w:r>
      <w:r>
        <w:t>What is STL?</w:t>
      </w:r>
    </w:p>
  </w:comment>
  <w:comment w:id="24" w:author="Kumagai, Wataru (Wataru.Kumagai@yokogawa.com)" w:date="2023-03-29T12:14:00Z" w:initials="KW(">
    <w:p w14:paraId="4D81E260" w14:textId="006EB212" w:rsidR="00332FFC" w:rsidRDefault="00332FFC" w:rsidP="00332FFC">
      <w:pPr>
        <w:pStyle w:val="a5"/>
      </w:pPr>
      <w:r>
        <w:rPr>
          <w:rStyle w:val="a4"/>
        </w:rPr>
        <w:annotationRef/>
      </w:r>
      <w:bookmarkStart w:id="25" w:name="_Hlk130989934"/>
      <w:r w:rsidRPr="009118D4">
        <w:t xml:space="preserve">Seasonal Decomposition </w:t>
      </w:r>
      <w:r w:rsidR="00343AE4">
        <w:t>o</w:t>
      </w:r>
      <w:r w:rsidRPr="009118D4">
        <w:t xml:space="preserve">f Time Series </w:t>
      </w:r>
      <w:r w:rsidR="00343AE4">
        <w:t>b</w:t>
      </w:r>
      <w:r w:rsidRPr="009118D4">
        <w:t>y Loess</w:t>
      </w:r>
      <w:bookmarkEnd w:id="25"/>
      <w:r w:rsidR="008E1C45">
        <w:rPr>
          <w:rFonts w:hint="eastAsia"/>
        </w:rPr>
        <w:t>.</w:t>
      </w:r>
      <w:r w:rsidR="008E1C45">
        <w:t xml:space="preserve"> Add more the detail of the STL decomposition.</w:t>
      </w:r>
    </w:p>
  </w:comment>
  <w:comment w:id="26" w:author="Andrew Salveson" w:date="2023-03-28T16:14:00Z" w:initials="AS">
    <w:p w14:paraId="1D40C9D3" w14:textId="77777777" w:rsidR="00AA2BF3" w:rsidRDefault="00AA2BF3" w:rsidP="006D144D">
      <w:pPr>
        <w:pStyle w:val="a5"/>
      </w:pPr>
      <w:r>
        <w:rPr>
          <w:rStyle w:val="a4"/>
        </w:rPr>
        <w:annotationRef/>
      </w:r>
      <w:r>
        <w:t xml:space="preserve">Please provide an example in a footnote. </w:t>
      </w:r>
    </w:p>
  </w:comment>
  <w:comment w:id="27" w:author="Kumagai, Wataru (Wataru.Kumagai@yokogawa.com)" w:date="2023-03-29T12:15:00Z" w:initials="KW(">
    <w:p w14:paraId="7C49C98C" w14:textId="72555C86" w:rsidR="00D90FB2" w:rsidRDefault="00D90FB2">
      <w:pPr>
        <w:pStyle w:val="a5"/>
      </w:pPr>
      <w:r>
        <w:rPr>
          <w:rStyle w:val="a4"/>
        </w:rPr>
        <w:annotationRef/>
      </w:r>
      <w:r>
        <w:rPr>
          <w:rFonts w:hint="eastAsia"/>
        </w:rPr>
        <w:t>「トレンド」は非定常性なので、シリーズ全体的な動きを意味している。これ以上は時系列データ分析の理論になってくるため、どこまで説明すべきか。</w:t>
      </w:r>
    </w:p>
  </w:comment>
  <w:comment w:id="28" w:author="Andrew Salveson" w:date="2023-03-28T16:15:00Z" w:initials="AS">
    <w:p w14:paraId="0DAFB283" w14:textId="77777777" w:rsidR="00AA2BF3" w:rsidRDefault="00AA2BF3" w:rsidP="00C52720">
      <w:pPr>
        <w:pStyle w:val="a5"/>
      </w:pPr>
      <w:r>
        <w:rPr>
          <w:rStyle w:val="a4"/>
        </w:rPr>
        <w:annotationRef/>
      </w:r>
      <w:r>
        <w:t>Please explain better</w:t>
      </w:r>
    </w:p>
  </w:comment>
  <w:comment w:id="29" w:author="Kumagai, Wataru (Wataru.Kumagai@yokogawa.com)" w:date="2023-03-29T12:21:00Z" w:initials="KW(">
    <w:p w14:paraId="4FCB696E" w14:textId="4850A3B9" w:rsidR="00D90FB2" w:rsidRDefault="00D90FB2">
      <w:pPr>
        <w:pStyle w:val="a5"/>
      </w:pPr>
      <w:r>
        <w:rPr>
          <w:rStyle w:val="a4"/>
        </w:rPr>
        <w:annotationRef/>
      </w:r>
      <w:r>
        <w:rPr>
          <w:rFonts w:hint="eastAsia"/>
        </w:rPr>
        <w:t>全て[</w:t>
      </w:r>
      <w:proofErr w:type="spellStart"/>
      <w:r>
        <w:t>uS</w:t>
      </w:r>
      <w:proofErr w:type="spellEnd"/>
      <w:r>
        <w:t>/cm]</w:t>
      </w:r>
      <w:r>
        <w:rPr>
          <w:rFonts w:hint="eastAsia"/>
        </w:rPr>
        <w:t>で統一していると文章中に書くことにする。ただし、各成分の物理量自体には大きな意味がないため、</w:t>
      </w:r>
      <w:r w:rsidR="009118D4">
        <w:rPr>
          <w:rFonts w:hint="eastAsia"/>
        </w:rPr>
        <w:t>図では割愛する。</w:t>
      </w:r>
    </w:p>
  </w:comment>
  <w:comment w:id="30" w:author="Andrew Salveson" w:date="2023-03-28T16:17:00Z" w:initials="AS">
    <w:p w14:paraId="65073995" w14:textId="77777777" w:rsidR="00AA2BF3" w:rsidRDefault="00AA2BF3" w:rsidP="000C38B4">
      <w:pPr>
        <w:pStyle w:val="a5"/>
      </w:pPr>
      <w:r>
        <w:rPr>
          <w:rStyle w:val="a4"/>
        </w:rPr>
        <w:annotationRef/>
      </w:r>
      <w:r>
        <w:t xml:space="preserve">Is this the same Prophet as discussed before? The reference should be at the first usage. </w:t>
      </w:r>
    </w:p>
  </w:comment>
  <w:comment w:id="31" w:author="Kumagai, Wataru (Wataru.Kumagai@yokogawa.com)" w:date="2023-03-29T12:23:00Z" w:initials="KW(">
    <w:p w14:paraId="460F5DE8" w14:textId="4CB9FA08" w:rsidR="009118D4" w:rsidRDefault="009118D4">
      <w:pPr>
        <w:pStyle w:val="a5"/>
      </w:pPr>
      <w:r>
        <w:rPr>
          <w:rStyle w:val="a4"/>
        </w:rPr>
        <w:annotationRef/>
      </w:r>
      <w:r w:rsidR="00215CF5">
        <w:t>Solved.</w:t>
      </w:r>
    </w:p>
  </w:comment>
  <w:comment w:id="32" w:author="Andrew Salveson" w:date="2023-03-28T16:17:00Z" w:initials="AS">
    <w:p w14:paraId="07B1CE0F" w14:textId="77777777" w:rsidR="00AA2BF3" w:rsidRDefault="00AA2BF3" w:rsidP="00A86D57">
      <w:pPr>
        <w:pStyle w:val="a5"/>
      </w:pPr>
      <w:r>
        <w:rPr>
          <w:rStyle w:val="a4"/>
        </w:rPr>
        <w:annotationRef/>
      </w:r>
      <w:r>
        <w:t>Does it matter that Facebook developed this?</w:t>
      </w:r>
    </w:p>
  </w:comment>
  <w:comment w:id="33" w:author="Kumagai, Wataru (Wataru.Kumagai@yokogawa.com)" w:date="2023-03-29T12:23:00Z" w:initials="KW(">
    <w:p w14:paraId="46E06947" w14:textId="04D51EF2" w:rsidR="009118D4" w:rsidRDefault="009118D4">
      <w:pPr>
        <w:pStyle w:val="a5"/>
      </w:pPr>
      <w:r>
        <w:rPr>
          <w:rStyle w:val="a4"/>
        </w:rPr>
        <w:annotationRef/>
      </w:r>
      <w:r w:rsidR="0022668C">
        <w:rPr>
          <w:rFonts w:hint="eastAsia"/>
        </w:rPr>
        <w:t>F</w:t>
      </w:r>
      <w:r w:rsidR="0022668C">
        <w:t>acebook</w:t>
      </w:r>
      <w:r w:rsidR="0022668C">
        <w:rPr>
          <w:rFonts w:hint="eastAsia"/>
        </w:rPr>
        <w:t>がどういう背景で開発したのかを書く、どういうふうに使われているのかを書く</w:t>
      </w:r>
    </w:p>
  </w:comment>
  <w:comment w:id="34" w:author="Andrew Salveson" w:date="2023-03-28T16:18:00Z" w:initials="AS">
    <w:p w14:paraId="1D0EF93F" w14:textId="77777777" w:rsidR="00AA2BF3" w:rsidRDefault="00AA2BF3" w:rsidP="00305F86">
      <w:pPr>
        <w:pStyle w:val="a5"/>
      </w:pPr>
      <w:r>
        <w:rPr>
          <w:rStyle w:val="a4"/>
        </w:rPr>
        <w:annotationRef/>
      </w:r>
      <w:r>
        <w:t xml:space="preserve">Please explain better. Please document relevance of this statement. </w:t>
      </w:r>
    </w:p>
  </w:comment>
  <w:comment w:id="35" w:author="Kumagai, Wataru (Wataru.Kumagai@yokogawa.com)" w:date="2023-03-29T12:24:00Z" w:initials="KW(">
    <w:p w14:paraId="539449B1" w14:textId="2FB09B7B" w:rsidR="009118D4" w:rsidRDefault="009118D4">
      <w:pPr>
        <w:pStyle w:val="a5"/>
      </w:pPr>
      <w:r>
        <w:rPr>
          <w:rStyle w:val="a4"/>
        </w:rPr>
        <w:annotationRef/>
      </w:r>
      <w:r>
        <w:rPr>
          <w:rFonts w:hint="eastAsia"/>
        </w:rPr>
        <w:t>参考文献を</w:t>
      </w:r>
      <w:proofErr w:type="gramStart"/>
      <w:r>
        <w:rPr>
          <w:rFonts w:hint="eastAsia"/>
        </w:rPr>
        <w:t>載せてるけど</w:t>
      </w:r>
      <w:proofErr w:type="gramEnd"/>
      <w:r>
        <w:rPr>
          <w:rFonts w:hint="eastAsia"/>
        </w:rPr>
        <w:t xml:space="preserve">、これ以上の説明が必要？ </w:t>
      </w:r>
    </w:p>
  </w:comment>
  <w:comment w:id="36" w:author="Andrew Salveson" w:date="2023-03-28T16:19:00Z" w:initials="AS">
    <w:p w14:paraId="0B52E8FB" w14:textId="77777777" w:rsidR="00AA2BF3" w:rsidRDefault="00AA2BF3" w:rsidP="004F4E49">
      <w:pPr>
        <w:pStyle w:val="a5"/>
      </w:pPr>
      <w:r>
        <w:rPr>
          <w:rStyle w:val="a4"/>
        </w:rPr>
        <w:annotationRef/>
      </w:r>
      <w:r>
        <w:t xml:space="preserve">Very general statement. Please provide more details earlier when you introduce ARIMA models. </w:t>
      </w:r>
    </w:p>
  </w:comment>
  <w:comment w:id="37" w:author="Kumagai, Wataru (Wataru.Kumagai@yokogawa.com)" w:date="2023-03-29T12:25:00Z" w:initials="KW(">
    <w:p w14:paraId="25499D98" w14:textId="63EF6C7B" w:rsidR="009118D4" w:rsidRDefault="009118D4">
      <w:pPr>
        <w:pStyle w:val="a5"/>
      </w:pPr>
      <w:r>
        <w:rPr>
          <w:rStyle w:val="a4"/>
        </w:rPr>
        <w:annotationRef/>
      </w:r>
      <w:r>
        <w:rPr>
          <w:rFonts w:hint="eastAsia"/>
        </w:rPr>
        <w:t>A</w:t>
      </w:r>
      <w:r>
        <w:t>RIMA</w:t>
      </w:r>
      <w:r>
        <w:rPr>
          <w:rFonts w:hint="eastAsia"/>
        </w:rPr>
        <w:t>モデルは非常に一般的なモデルで、このレポートでは使用していないため、これ以上の説明は不要かと。</w:t>
      </w:r>
    </w:p>
  </w:comment>
  <w:comment w:id="38" w:author="Andrew Salveson" w:date="2023-03-28T16:20:00Z" w:initials="AS">
    <w:p w14:paraId="4A3F1281" w14:textId="77777777" w:rsidR="00AA2BF3" w:rsidRDefault="00AA2BF3" w:rsidP="00D36E2A">
      <w:pPr>
        <w:pStyle w:val="a5"/>
      </w:pPr>
      <w:r>
        <w:rPr>
          <w:rStyle w:val="a4"/>
        </w:rPr>
        <w:annotationRef/>
      </w:r>
      <w:r>
        <w:t>Has a few "and"? Please provide more detail, better description. Are you trying to say there are only a few parameters and some are human-interpretable or are you saying there are a few human-interpretable parameters?</w:t>
      </w:r>
    </w:p>
  </w:comment>
  <w:comment w:id="39" w:author="Kumagai, Wataru (Wataru.Kumagai@yokogawa.com)" w:date="2023-03-29T12:26:00Z" w:initials="KW(">
    <w:p w14:paraId="7321A68A" w14:textId="528DD814" w:rsidR="009118D4" w:rsidRDefault="009118D4">
      <w:pPr>
        <w:pStyle w:val="a5"/>
      </w:pPr>
      <w:r>
        <w:rPr>
          <w:rStyle w:val="a4"/>
        </w:rPr>
        <w:annotationRef/>
      </w:r>
      <w:r w:rsidR="004A05CE">
        <w:t>Solved</w:t>
      </w:r>
      <w:r w:rsidR="004A05CE">
        <w:rPr>
          <w:rFonts w:hint="eastAsia"/>
        </w:rPr>
        <w:t>.</w:t>
      </w:r>
    </w:p>
  </w:comment>
  <w:comment w:id="40" w:author="Andrew Salveson" w:date="2023-03-28T16:21:00Z" w:initials="AS">
    <w:p w14:paraId="2B23A22C" w14:textId="77777777" w:rsidR="00AA2BF3" w:rsidRDefault="00AA2BF3" w:rsidP="00402A0F">
      <w:pPr>
        <w:pStyle w:val="a5"/>
      </w:pPr>
      <w:r>
        <w:rPr>
          <w:rStyle w:val="a4"/>
        </w:rPr>
        <w:annotationRef/>
      </w:r>
      <w:r>
        <w:t>What is the difference between "estimated" and "predicted"?</w:t>
      </w:r>
    </w:p>
  </w:comment>
  <w:comment w:id="41" w:author="Kumagai, Wataru (Wataru.Kumagai@yokogawa.com)" w:date="2023-03-29T12:27:00Z" w:initials="KW(">
    <w:p w14:paraId="4C8F7B7A" w14:textId="3B712F18" w:rsidR="009118D4" w:rsidRDefault="009118D4">
      <w:pPr>
        <w:pStyle w:val="a5"/>
      </w:pPr>
      <w:r>
        <w:rPr>
          <w:rStyle w:val="a4"/>
        </w:rPr>
        <w:annotationRef/>
      </w:r>
      <w:r>
        <w:rPr>
          <w:rFonts w:hint="eastAsia"/>
        </w:rPr>
        <w:t>これも非常に一般的な用語だが、一応記載する。学習済モデルを学習期間のデータに適用したときの予測値＝「推定値」、学習済モデルを予測期間のデータに適用したときの予測値＝「予測値」と呼ぶ。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523154" w15:done="0"/>
  <w15:commentEx w15:paraId="1CBB0588" w15:done="0"/>
  <w15:commentEx w15:paraId="0F7EA385" w15:done="0"/>
  <w15:commentEx w15:paraId="3E062E7D" w15:done="0"/>
  <w15:commentEx w15:paraId="4FD28EFF" w15:done="0"/>
  <w15:commentEx w15:paraId="56CE2276" w15:done="0"/>
  <w15:commentEx w15:paraId="69D5619E" w15:done="0"/>
  <w15:commentEx w15:paraId="5BE6D674" w15:done="0"/>
  <w15:commentEx w15:paraId="699B7723" w15:done="0"/>
  <w15:commentEx w15:paraId="09111E1D" w15:paraIdParent="699B7723" w15:done="0"/>
  <w15:commentEx w15:paraId="7289F7E1" w15:done="0"/>
  <w15:commentEx w15:paraId="45A64B01" w15:paraIdParent="7289F7E1" w15:done="0"/>
  <w15:commentEx w15:paraId="67E2F8A2" w15:done="0"/>
  <w15:commentEx w15:paraId="61FE46EB" w15:paraIdParent="67E2F8A2" w15:done="0"/>
  <w15:commentEx w15:paraId="6D2FC734" w15:done="0"/>
  <w15:commentEx w15:paraId="43B08930" w15:done="0"/>
  <w15:commentEx w15:paraId="0DABD8C1" w15:paraIdParent="43B08930" w15:done="0"/>
  <w15:commentEx w15:paraId="2816721B" w15:done="0"/>
  <w15:commentEx w15:paraId="7D8142C0" w15:paraIdParent="2816721B" w15:done="0"/>
  <w15:commentEx w15:paraId="5B405175" w15:done="0"/>
  <w15:commentEx w15:paraId="4D81E260" w15:paraIdParent="5B405175" w15:done="0"/>
  <w15:commentEx w15:paraId="1D40C9D3" w15:done="0"/>
  <w15:commentEx w15:paraId="7C49C98C" w15:paraIdParent="1D40C9D3" w15:done="0"/>
  <w15:commentEx w15:paraId="0DAFB283" w15:done="0"/>
  <w15:commentEx w15:paraId="4FCB696E" w15:paraIdParent="0DAFB283" w15:done="0"/>
  <w15:commentEx w15:paraId="65073995" w15:done="0"/>
  <w15:commentEx w15:paraId="460F5DE8" w15:paraIdParent="65073995" w15:done="0"/>
  <w15:commentEx w15:paraId="07B1CE0F" w15:done="0"/>
  <w15:commentEx w15:paraId="46E06947" w15:paraIdParent="07B1CE0F" w15:done="0"/>
  <w15:commentEx w15:paraId="1D0EF93F" w15:done="0"/>
  <w15:commentEx w15:paraId="539449B1" w15:paraIdParent="1D0EF93F" w15:done="0"/>
  <w15:commentEx w15:paraId="0B52E8FB" w15:done="0"/>
  <w15:commentEx w15:paraId="25499D98" w15:paraIdParent="0B52E8FB" w15:done="0"/>
  <w15:commentEx w15:paraId="4A3F1281" w15:done="1"/>
  <w15:commentEx w15:paraId="7321A68A" w15:paraIdParent="4A3F1281" w15:done="1"/>
  <w15:commentEx w15:paraId="2B23A22C" w15:done="0"/>
  <w15:commentEx w15:paraId="4C8F7B7A" w15:paraIdParent="2B23A2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D774D" w16cex:dateUtc="2023-03-28T21:25:00Z"/>
  <w16cex:commentExtensible w16cex:durableId="27CD77B1" w16cex:dateUtc="2023-03-28T21:26:00Z"/>
  <w16cex:commentExtensible w16cex:durableId="27CD7816" w16cex:dateUtc="2023-03-28T21:28:00Z"/>
  <w16cex:commentExtensible w16cex:durableId="27CD7844" w16cex:dateUtc="2023-03-28T21:29:00Z"/>
  <w16cex:commentExtensible w16cex:durableId="27CD787C" w16cex:dateUtc="2023-03-28T21:30:00Z"/>
  <w16cex:commentExtensible w16cex:durableId="27CD794C" w16cex:dateUtc="2023-03-28T21:33:00Z"/>
  <w16cex:commentExtensible w16cex:durableId="27CD7B97" w16cex:dateUtc="2023-03-28T21:43:00Z"/>
  <w16cex:commentExtensible w16cex:durableId="27CD7CAD" w16cex:dateUtc="2023-03-28T21:48:00Z"/>
  <w16cex:commentExtensible w16cex:durableId="27CD7DA5" w16cex:dateUtc="2023-03-28T21:52:00Z"/>
  <w16cex:commentExtensible w16cex:durableId="27CEAF66" w16cex:dateUtc="2023-03-29T03:36:00Z"/>
  <w16cex:commentExtensible w16cex:durableId="27CD7D90" w16cex:dateUtc="2023-03-28T21:52:00Z"/>
  <w16cex:commentExtensible w16cex:durableId="27CEBB94" w16cex:dateUtc="2023-03-29T04:28:00Z"/>
  <w16cex:commentExtensible w16cex:durableId="27CD7E0D" w16cex:dateUtc="2023-03-28T21:54:00Z"/>
  <w16cex:commentExtensible w16cex:durableId="27CEB0B0" w16cex:dateUtc="2023-03-29T03:42:00Z"/>
  <w16cex:commentExtensible w16cex:durableId="27CD7EBA" w16cex:dateUtc="2023-03-28T21:56:00Z"/>
  <w16cex:commentExtensible w16cex:durableId="27CD8F55" w16cex:dateUtc="2023-03-28T23:07:00Z"/>
  <w16cex:commentExtensible w16cex:durableId="27CEB1BE" w16cex:dateUtc="2023-03-29T03:46:00Z"/>
  <w16cex:commentExtensible w16cex:durableId="27CD900D" w16cex:dateUtc="2023-03-28T23:10:00Z"/>
  <w16cex:commentExtensible w16cex:durableId="27CEB373" w16cex:dateUtc="2023-03-29T03:54:00Z"/>
  <w16cex:commentExtensible w16cex:durableId="27CD90BB" w16cex:dateUtc="2023-03-28T23:13:00Z"/>
  <w16cex:commentExtensible w16cex:durableId="27CEAA40" w16cex:dateUtc="2023-03-29T03:14:00Z"/>
  <w16cex:commentExtensible w16cex:durableId="27CD90F4" w16cex:dateUtc="2023-03-28T23:14:00Z"/>
  <w16cex:commentExtensible w16cex:durableId="27CEAA67" w16cex:dateUtc="2023-03-29T03:15:00Z"/>
  <w16cex:commentExtensible w16cex:durableId="27CD913C" w16cex:dateUtc="2023-03-28T23:15:00Z"/>
  <w16cex:commentExtensible w16cex:durableId="27CEABC3" w16cex:dateUtc="2023-03-29T03:21:00Z"/>
  <w16cex:commentExtensible w16cex:durableId="27CD9187" w16cex:dateUtc="2023-03-28T23:17:00Z"/>
  <w16cex:commentExtensible w16cex:durableId="27CEAC27" w16cex:dateUtc="2023-03-29T03:23:00Z"/>
  <w16cex:commentExtensible w16cex:durableId="27CD919B" w16cex:dateUtc="2023-03-28T23:17:00Z"/>
  <w16cex:commentExtensible w16cex:durableId="27CEAC45" w16cex:dateUtc="2023-03-29T03:23:00Z"/>
  <w16cex:commentExtensible w16cex:durableId="27CD91BB" w16cex:dateUtc="2023-03-28T23:18:00Z"/>
  <w16cex:commentExtensible w16cex:durableId="27CEAC87" w16cex:dateUtc="2023-03-29T03:24:00Z"/>
  <w16cex:commentExtensible w16cex:durableId="27CD9204" w16cex:dateUtc="2023-03-28T23:19:00Z"/>
  <w16cex:commentExtensible w16cex:durableId="27CEACB3" w16cex:dateUtc="2023-03-29T03:25:00Z"/>
  <w16cex:commentExtensible w16cex:durableId="27CD924D" w16cex:dateUtc="2023-03-28T23:20:00Z"/>
  <w16cex:commentExtensible w16cex:durableId="27CEACF6" w16cex:dateUtc="2023-03-29T03:26:00Z"/>
  <w16cex:commentExtensible w16cex:durableId="27CD9283" w16cex:dateUtc="2023-03-28T23:21:00Z"/>
  <w16cex:commentExtensible w16cex:durableId="27CEAD30" w16cex:dateUtc="2023-03-29T03: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523154" w16cid:durableId="27CD774D"/>
  <w16cid:commentId w16cid:paraId="1CBB0588" w16cid:durableId="27CD77B1"/>
  <w16cid:commentId w16cid:paraId="0F7EA385" w16cid:durableId="27CD7816"/>
  <w16cid:commentId w16cid:paraId="3E062E7D" w16cid:durableId="27CD7844"/>
  <w16cid:commentId w16cid:paraId="4FD28EFF" w16cid:durableId="27CD787C"/>
  <w16cid:commentId w16cid:paraId="56CE2276" w16cid:durableId="27CD794C"/>
  <w16cid:commentId w16cid:paraId="69D5619E" w16cid:durableId="27CD7B97"/>
  <w16cid:commentId w16cid:paraId="5BE6D674" w16cid:durableId="27CD7CAD"/>
  <w16cid:commentId w16cid:paraId="699B7723" w16cid:durableId="27CD7DA5"/>
  <w16cid:commentId w16cid:paraId="09111E1D" w16cid:durableId="27CEAF66"/>
  <w16cid:commentId w16cid:paraId="7289F7E1" w16cid:durableId="27CD7D90"/>
  <w16cid:commentId w16cid:paraId="45A64B01" w16cid:durableId="27CEBB94"/>
  <w16cid:commentId w16cid:paraId="67E2F8A2" w16cid:durableId="27CD7E0D"/>
  <w16cid:commentId w16cid:paraId="61FE46EB" w16cid:durableId="27CEB0B0"/>
  <w16cid:commentId w16cid:paraId="6D2FC734" w16cid:durableId="27CD7EBA"/>
  <w16cid:commentId w16cid:paraId="43B08930" w16cid:durableId="27CD8F55"/>
  <w16cid:commentId w16cid:paraId="0DABD8C1" w16cid:durableId="27CEB1BE"/>
  <w16cid:commentId w16cid:paraId="2816721B" w16cid:durableId="27CD900D"/>
  <w16cid:commentId w16cid:paraId="7D8142C0" w16cid:durableId="27CEB373"/>
  <w16cid:commentId w16cid:paraId="5B405175" w16cid:durableId="27CD90BB"/>
  <w16cid:commentId w16cid:paraId="4D81E260" w16cid:durableId="27CEAA40"/>
  <w16cid:commentId w16cid:paraId="1D40C9D3" w16cid:durableId="27CD90F4"/>
  <w16cid:commentId w16cid:paraId="7C49C98C" w16cid:durableId="27CEAA67"/>
  <w16cid:commentId w16cid:paraId="0DAFB283" w16cid:durableId="27CD913C"/>
  <w16cid:commentId w16cid:paraId="4FCB696E" w16cid:durableId="27CEABC3"/>
  <w16cid:commentId w16cid:paraId="65073995" w16cid:durableId="27CD9187"/>
  <w16cid:commentId w16cid:paraId="460F5DE8" w16cid:durableId="27CEAC27"/>
  <w16cid:commentId w16cid:paraId="07B1CE0F" w16cid:durableId="27CD919B"/>
  <w16cid:commentId w16cid:paraId="46E06947" w16cid:durableId="27CEAC45"/>
  <w16cid:commentId w16cid:paraId="1D0EF93F" w16cid:durableId="27CD91BB"/>
  <w16cid:commentId w16cid:paraId="539449B1" w16cid:durableId="27CEAC87"/>
  <w16cid:commentId w16cid:paraId="0B52E8FB" w16cid:durableId="27CD9204"/>
  <w16cid:commentId w16cid:paraId="25499D98" w16cid:durableId="27CEACB3"/>
  <w16cid:commentId w16cid:paraId="4A3F1281" w16cid:durableId="27CD924D"/>
  <w16cid:commentId w16cid:paraId="7321A68A" w16cid:durableId="27CEACF6"/>
  <w16cid:commentId w16cid:paraId="2B23A22C" w16cid:durableId="27CD9283"/>
  <w16cid:commentId w16cid:paraId="4C8F7B7A" w16cid:durableId="27CEAD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35BDD" w14:textId="77777777" w:rsidR="00B425E9" w:rsidRDefault="00B425E9" w:rsidP="00F67F47">
      <w:r>
        <w:separator/>
      </w:r>
    </w:p>
  </w:endnote>
  <w:endnote w:type="continuationSeparator" w:id="0">
    <w:p w14:paraId="7DED31D0" w14:textId="77777777" w:rsidR="00B425E9" w:rsidRDefault="00B425E9" w:rsidP="00F67F47">
      <w:r>
        <w:continuationSeparator/>
      </w:r>
    </w:p>
  </w:endnote>
  <w:endnote w:type="continuationNotice" w:id="1">
    <w:p w14:paraId="116E06A5" w14:textId="77777777" w:rsidR="00B425E9" w:rsidRDefault="00B425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6FAC4" w14:textId="77777777" w:rsidR="00B425E9" w:rsidRDefault="00B425E9" w:rsidP="00F67F47">
      <w:r>
        <w:separator/>
      </w:r>
    </w:p>
  </w:footnote>
  <w:footnote w:type="continuationSeparator" w:id="0">
    <w:p w14:paraId="79C63330" w14:textId="77777777" w:rsidR="00B425E9" w:rsidRDefault="00B425E9" w:rsidP="00F67F47">
      <w:r>
        <w:continuationSeparator/>
      </w:r>
    </w:p>
  </w:footnote>
  <w:footnote w:type="continuationNotice" w:id="1">
    <w:p w14:paraId="6F876BFE" w14:textId="77777777" w:rsidR="00B425E9" w:rsidRDefault="00B425E9"/>
  </w:footnote>
  <w:footnote w:id="2">
    <w:p w14:paraId="5EAE729B" w14:textId="7D1B4268" w:rsidR="009F7F69" w:rsidRPr="009F7F69" w:rsidRDefault="009F7F69">
      <w:pPr>
        <w:pStyle w:val="ad"/>
      </w:pPr>
      <w:r>
        <w:rPr>
          <w:rStyle w:val="af"/>
        </w:rPr>
        <w:footnoteRef/>
      </w:r>
      <w:r>
        <w:t xml:space="preserve"> GWRS </w:t>
      </w:r>
      <w:r w:rsidRPr="009F7F69">
        <w:t xml:space="preserve">2020 ANNUAL REPORT </w:t>
      </w:r>
      <w:r>
        <w:t>(</w:t>
      </w:r>
      <w:r w:rsidRPr="009F7F69">
        <w:t>https://www.ocwd.com/wp-content/uploads/2020-gwrs-annual-report-appendices-1.pdf</w:t>
      </w:r>
      <w:r>
        <w:t>)</w:t>
      </w:r>
    </w:p>
  </w:footnote>
  <w:footnote w:id="3">
    <w:p w14:paraId="40F08458" w14:textId="2B0D76C2" w:rsidR="00776574" w:rsidRDefault="00776574">
      <w:pPr>
        <w:pStyle w:val="ad"/>
      </w:pPr>
      <w:r>
        <w:rPr>
          <w:rStyle w:val="af"/>
        </w:rPr>
        <w:footnoteRef/>
      </w:r>
      <w:r>
        <w:t xml:space="preserve"> </w:t>
      </w:r>
      <w:r w:rsidRPr="00776574">
        <w:t>REGULAR MEETING BOARD OF DIRECTORS</w:t>
      </w:r>
      <w:r>
        <w:t xml:space="preserve"> (</w:t>
      </w:r>
      <w:r w:rsidRPr="00776574">
        <w:t>https://www.ocwd.com/wp-content/uploads/bod_20220420.pdf</w:t>
      </w:r>
      <w:r>
        <w:t>)</w:t>
      </w:r>
    </w:p>
  </w:footnote>
  <w:footnote w:id="4">
    <w:p w14:paraId="4FA4C543" w14:textId="158E835B" w:rsidR="00D661AB" w:rsidRDefault="00D661AB">
      <w:pPr>
        <w:pStyle w:val="ad"/>
      </w:pPr>
      <w:r>
        <w:rPr>
          <w:rStyle w:val="af"/>
        </w:rPr>
        <w:footnoteRef/>
      </w:r>
      <w:r>
        <w:t xml:space="preserve"> </w:t>
      </w:r>
      <w:r w:rsidRPr="00BC6E42">
        <w:rPr>
          <w:rFonts w:ascii="Arial" w:hAnsi="Arial"/>
        </w:rPr>
        <w:t>S. J. Taylor and B. Letham: “Forecasting at Scale”, PeerJ Preprints (2017)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F2C89"/>
    <w:multiLevelType w:val="hybridMultilevel"/>
    <w:tmpl w:val="0EA0674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69E24779"/>
    <w:multiLevelType w:val="hybridMultilevel"/>
    <w:tmpl w:val="BF3E2B9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7EE31396"/>
    <w:multiLevelType w:val="hybridMultilevel"/>
    <w:tmpl w:val="161A3238"/>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Salveson">
    <w15:presenceInfo w15:providerId="AD" w15:userId="S::ASalveson@carollo.com::01c407f9-ddce-4651-812c-b7a638282b6f"/>
  </w15:person>
  <w15:person w15:author="Kumagai, Wataru (Wataru.Kumagai@yokogawa.com)">
    <w15:presenceInfo w15:providerId="AD" w15:userId="S::Wataru.Kumagai@yokogawa.com::996f4868-2760-40fd-bb2f-cfc05db50e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997"/>
    <w:rsid w:val="00005D07"/>
    <w:rsid w:val="0000636B"/>
    <w:rsid w:val="00007825"/>
    <w:rsid w:val="000153FF"/>
    <w:rsid w:val="00020C62"/>
    <w:rsid w:val="0002751F"/>
    <w:rsid w:val="00030B8A"/>
    <w:rsid w:val="00030FD1"/>
    <w:rsid w:val="00036C35"/>
    <w:rsid w:val="0003757B"/>
    <w:rsid w:val="00050983"/>
    <w:rsid w:val="00056B7A"/>
    <w:rsid w:val="000623D2"/>
    <w:rsid w:val="0006315C"/>
    <w:rsid w:val="00065BE2"/>
    <w:rsid w:val="0007388A"/>
    <w:rsid w:val="00073F41"/>
    <w:rsid w:val="00080BE0"/>
    <w:rsid w:val="00082C1C"/>
    <w:rsid w:val="00083E0B"/>
    <w:rsid w:val="0008557D"/>
    <w:rsid w:val="000900E1"/>
    <w:rsid w:val="000941D3"/>
    <w:rsid w:val="0009616A"/>
    <w:rsid w:val="000965FE"/>
    <w:rsid w:val="000A3C12"/>
    <w:rsid w:val="000B56B8"/>
    <w:rsid w:val="000B7D94"/>
    <w:rsid w:val="000C33D7"/>
    <w:rsid w:val="000C7A64"/>
    <w:rsid w:val="000C7E59"/>
    <w:rsid w:val="000D20CD"/>
    <w:rsid w:val="000D352C"/>
    <w:rsid w:val="000E2694"/>
    <w:rsid w:val="000E33FD"/>
    <w:rsid w:val="000E650C"/>
    <w:rsid w:val="000E7556"/>
    <w:rsid w:val="000F65C3"/>
    <w:rsid w:val="00103678"/>
    <w:rsid w:val="00105673"/>
    <w:rsid w:val="0011312A"/>
    <w:rsid w:val="00117697"/>
    <w:rsid w:val="00120C4B"/>
    <w:rsid w:val="00130CDA"/>
    <w:rsid w:val="00136110"/>
    <w:rsid w:val="00136E9E"/>
    <w:rsid w:val="00140173"/>
    <w:rsid w:val="00142E61"/>
    <w:rsid w:val="00150B53"/>
    <w:rsid w:val="00151828"/>
    <w:rsid w:val="00151F40"/>
    <w:rsid w:val="001710A3"/>
    <w:rsid w:val="00181A1F"/>
    <w:rsid w:val="001846AF"/>
    <w:rsid w:val="001977EF"/>
    <w:rsid w:val="001A6B9B"/>
    <w:rsid w:val="001C4753"/>
    <w:rsid w:val="001C4AE7"/>
    <w:rsid w:val="001C5E2D"/>
    <w:rsid w:val="001D52E3"/>
    <w:rsid w:val="001E0B56"/>
    <w:rsid w:val="001E3B8B"/>
    <w:rsid w:val="001F062C"/>
    <w:rsid w:val="001F076B"/>
    <w:rsid w:val="001F33DF"/>
    <w:rsid w:val="001F62E4"/>
    <w:rsid w:val="002005CE"/>
    <w:rsid w:val="00201F70"/>
    <w:rsid w:val="0020553D"/>
    <w:rsid w:val="00210E06"/>
    <w:rsid w:val="00213823"/>
    <w:rsid w:val="00214D5E"/>
    <w:rsid w:val="00215CF5"/>
    <w:rsid w:val="0022037F"/>
    <w:rsid w:val="0022423E"/>
    <w:rsid w:val="0022668C"/>
    <w:rsid w:val="0023052E"/>
    <w:rsid w:val="0023459A"/>
    <w:rsid w:val="00235413"/>
    <w:rsid w:val="002359A2"/>
    <w:rsid w:val="00236AE3"/>
    <w:rsid w:val="0024112B"/>
    <w:rsid w:val="00241BC8"/>
    <w:rsid w:val="002455D9"/>
    <w:rsid w:val="002470E0"/>
    <w:rsid w:val="00247B4F"/>
    <w:rsid w:val="00253C0B"/>
    <w:rsid w:val="002556D8"/>
    <w:rsid w:val="00256E7F"/>
    <w:rsid w:val="00263BB3"/>
    <w:rsid w:val="00265BC4"/>
    <w:rsid w:val="00266753"/>
    <w:rsid w:val="0027664F"/>
    <w:rsid w:val="00277C9B"/>
    <w:rsid w:val="00281B2C"/>
    <w:rsid w:val="00286BCD"/>
    <w:rsid w:val="00286E0E"/>
    <w:rsid w:val="00291DEA"/>
    <w:rsid w:val="00294834"/>
    <w:rsid w:val="002A7A2E"/>
    <w:rsid w:val="002B3810"/>
    <w:rsid w:val="002B5105"/>
    <w:rsid w:val="002C50A6"/>
    <w:rsid w:val="002C7285"/>
    <w:rsid w:val="002E7D47"/>
    <w:rsid w:val="00300648"/>
    <w:rsid w:val="00300A76"/>
    <w:rsid w:val="003018F5"/>
    <w:rsid w:val="00313CA7"/>
    <w:rsid w:val="0032387A"/>
    <w:rsid w:val="0032396D"/>
    <w:rsid w:val="00332FFC"/>
    <w:rsid w:val="00336569"/>
    <w:rsid w:val="003371C9"/>
    <w:rsid w:val="00342776"/>
    <w:rsid w:val="00343078"/>
    <w:rsid w:val="00343AE4"/>
    <w:rsid w:val="00353EAC"/>
    <w:rsid w:val="00355334"/>
    <w:rsid w:val="00356521"/>
    <w:rsid w:val="00364B8F"/>
    <w:rsid w:val="003654BF"/>
    <w:rsid w:val="003655F3"/>
    <w:rsid w:val="0037072B"/>
    <w:rsid w:val="00373641"/>
    <w:rsid w:val="003828C5"/>
    <w:rsid w:val="0038421D"/>
    <w:rsid w:val="00392A43"/>
    <w:rsid w:val="00392B93"/>
    <w:rsid w:val="00395FA0"/>
    <w:rsid w:val="003B1103"/>
    <w:rsid w:val="003B6064"/>
    <w:rsid w:val="003B7FBD"/>
    <w:rsid w:val="003C0BFD"/>
    <w:rsid w:val="003C1403"/>
    <w:rsid w:val="003C25D5"/>
    <w:rsid w:val="003D21A8"/>
    <w:rsid w:val="003D42E8"/>
    <w:rsid w:val="003D4DAD"/>
    <w:rsid w:val="003E6433"/>
    <w:rsid w:val="00402C91"/>
    <w:rsid w:val="004050FF"/>
    <w:rsid w:val="00405411"/>
    <w:rsid w:val="00420BC4"/>
    <w:rsid w:val="004210B1"/>
    <w:rsid w:val="00422B6B"/>
    <w:rsid w:val="00435254"/>
    <w:rsid w:val="004376FB"/>
    <w:rsid w:val="00441599"/>
    <w:rsid w:val="004448BA"/>
    <w:rsid w:val="004460B3"/>
    <w:rsid w:val="00463A11"/>
    <w:rsid w:val="00463C1C"/>
    <w:rsid w:val="00467234"/>
    <w:rsid w:val="004728FA"/>
    <w:rsid w:val="00473387"/>
    <w:rsid w:val="004749A7"/>
    <w:rsid w:val="00482ADC"/>
    <w:rsid w:val="00484FF9"/>
    <w:rsid w:val="00490472"/>
    <w:rsid w:val="00492CCA"/>
    <w:rsid w:val="00493F01"/>
    <w:rsid w:val="004A05CE"/>
    <w:rsid w:val="004A4336"/>
    <w:rsid w:val="004A45D3"/>
    <w:rsid w:val="004A4C8C"/>
    <w:rsid w:val="004A6154"/>
    <w:rsid w:val="004B57A2"/>
    <w:rsid w:val="004C08D2"/>
    <w:rsid w:val="004C5BEA"/>
    <w:rsid w:val="004C5BFA"/>
    <w:rsid w:val="004C6D7C"/>
    <w:rsid w:val="004D5C24"/>
    <w:rsid w:val="004D6022"/>
    <w:rsid w:val="004E4970"/>
    <w:rsid w:val="004F3498"/>
    <w:rsid w:val="004F5802"/>
    <w:rsid w:val="005017A0"/>
    <w:rsid w:val="00514781"/>
    <w:rsid w:val="00516637"/>
    <w:rsid w:val="005267CE"/>
    <w:rsid w:val="00532E33"/>
    <w:rsid w:val="005416C2"/>
    <w:rsid w:val="005440D1"/>
    <w:rsid w:val="00546C18"/>
    <w:rsid w:val="0055063D"/>
    <w:rsid w:val="00550C22"/>
    <w:rsid w:val="005515AB"/>
    <w:rsid w:val="00557103"/>
    <w:rsid w:val="00557260"/>
    <w:rsid w:val="00562AF9"/>
    <w:rsid w:val="005649B9"/>
    <w:rsid w:val="00567506"/>
    <w:rsid w:val="0057065A"/>
    <w:rsid w:val="00571759"/>
    <w:rsid w:val="00575FBE"/>
    <w:rsid w:val="00583811"/>
    <w:rsid w:val="00587B26"/>
    <w:rsid w:val="0059377E"/>
    <w:rsid w:val="00597F07"/>
    <w:rsid w:val="005A14D9"/>
    <w:rsid w:val="005B2699"/>
    <w:rsid w:val="005B3FEE"/>
    <w:rsid w:val="005B7D10"/>
    <w:rsid w:val="005C1AEE"/>
    <w:rsid w:val="005C429F"/>
    <w:rsid w:val="005C4B89"/>
    <w:rsid w:val="005C5753"/>
    <w:rsid w:val="005D1453"/>
    <w:rsid w:val="005D1E67"/>
    <w:rsid w:val="005E2417"/>
    <w:rsid w:val="005E25F1"/>
    <w:rsid w:val="005E48C9"/>
    <w:rsid w:val="005E7414"/>
    <w:rsid w:val="005F7A62"/>
    <w:rsid w:val="005F7F32"/>
    <w:rsid w:val="00606167"/>
    <w:rsid w:val="0060676E"/>
    <w:rsid w:val="00615648"/>
    <w:rsid w:val="00615D68"/>
    <w:rsid w:val="006219F4"/>
    <w:rsid w:val="00627CB4"/>
    <w:rsid w:val="00631D04"/>
    <w:rsid w:val="00632026"/>
    <w:rsid w:val="00632E67"/>
    <w:rsid w:val="00636A01"/>
    <w:rsid w:val="00641997"/>
    <w:rsid w:val="00642F2A"/>
    <w:rsid w:val="00645E65"/>
    <w:rsid w:val="0065178E"/>
    <w:rsid w:val="00656252"/>
    <w:rsid w:val="00660888"/>
    <w:rsid w:val="00664FF5"/>
    <w:rsid w:val="00665081"/>
    <w:rsid w:val="0067005A"/>
    <w:rsid w:val="00670DE5"/>
    <w:rsid w:val="00673FC3"/>
    <w:rsid w:val="00674C0C"/>
    <w:rsid w:val="00690F93"/>
    <w:rsid w:val="00691E65"/>
    <w:rsid w:val="0069657C"/>
    <w:rsid w:val="006A1078"/>
    <w:rsid w:val="006A1643"/>
    <w:rsid w:val="006A1709"/>
    <w:rsid w:val="006A196D"/>
    <w:rsid w:val="006A5718"/>
    <w:rsid w:val="006B135E"/>
    <w:rsid w:val="006B569D"/>
    <w:rsid w:val="006C3175"/>
    <w:rsid w:val="006C5A9D"/>
    <w:rsid w:val="006D359C"/>
    <w:rsid w:val="006D3C36"/>
    <w:rsid w:val="006E0545"/>
    <w:rsid w:val="006E0911"/>
    <w:rsid w:val="006E0A6D"/>
    <w:rsid w:val="006F68C2"/>
    <w:rsid w:val="006F6B9B"/>
    <w:rsid w:val="0070067A"/>
    <w:rsid w:val="00703A4A"/>
    <w:rsid w:val="00705EE1"/>
    <w:rsid w:val="0070761C"/>
    <w:rsid w:val="00722151"/>
    <w:rsid w:val="00724F83"/>
    <w:rsid w:val="0073260C"/>
    <w:rsid w:val="00732A0E"/>
    <w:rsid w:val="00736FE4"/>
    <w:rsid w:val="00747AC3"/>
    <w:rsid w:val="007503F4"/>
    <w:rsid w:val="00755CA6"/>
    <w:rsid w:val="007568D5"/>
    <w:rsid w:val="00774E31"/>
    <w:rsid w:val="00776574"/>
    <w:rsid w:val="00794340"/>
    <w:rsid w:val="00797B7E"/>
    <w:rsid w:val="007B1B90"/>
    <w:rsid w:val="007B1E07"/>
    <w:rsid w:val="007B513D"/>
    <w:rsid w:val="007C0273"/>
    <w:rsid w:val="007C48DB"/>
    <w:rsid w:val="007C6F83"/>
    <w:rsid w:val="007C7AC8"/>
    <w:rsid w:val="007D2906"/>
    <w:rsid w:val="007D5112"/>
    <w:rsid w:val="007D52B1"/>
    <w:rsid w:val="007E2FD8"/>
    <w:rsid w:val="007E6941"/>
    <w:rsid w:val="007F6B4A"/>
    <w:rsid w:val="00800A34"/>
    <w:rsid w:val="0081086A"/>
    <w:rsid w:val="00814840"/>
    <w:rsid w:val="00815A59"/>
    <w:rsid w:val="00815D01"/>
    <w:rsid w:val="008224A2"/>
    <w:rsid w:val="00833831"/>
    <w:rsid w:val="00837DDF"/>
    <w:rsid w:val="0084476E"/>
    <w:rsid w:val="008506A0"/>
    <w:rsid w:val="00850793"/>
    <w:rsid w:val="00850B9C"/>
    <w:rsid w:val="00857128"/>
    <w:rsid w:val="0086327A"/>
    <w:rsid w:val="00863675"/>
    <w:rsid w:val="0086519C"/>
    <w:rsid w:val="00873384"/>
    <w:rsid w:val="00881628"/>
    <w:rsid w:val="0088279D"/>
    <w:rsid w:val="008834D2"/>
    <w:rsid w:val="0089124C"/>
    <w:rsid w:val="00891CCD"/>
    <w:rsid w:val="008950AE"/>
    <w:rsid w:val="00896136"/>
    <w:rsid w:val="00896AAC"/>
    <w:rsid w:val="008A25DF"/>
    <w:rsid w:val="008A6306"/>
    <w:rsid w:val="008B3537"/>
    <w:rsid w:val="008B6C1D"/>
    <w:rsid w:val="008B75EA"/>
    <w:rsid w:val="008C1EE9"/>
    <w:rsid w:val="008C26D2"/>
    <w:rsid w:val="008C4202"/>
    <w:rsid w:val="008C7C1C"/>
    <w:rsid w:val="008D0B01"/>
    <w:rsid w:val="008D0FDF"/>
    <w:rsid w:val="008D15EA"/>
    <w:rsid w:val="008D40F4"/>
    <w:rsid w:val="008E1A00"/>
    <w:rsid w:val="008E1C45"/>
    <w:rsid w:val="008E7D08"/>
    <w:rsid w:val="008F1794"/>
    <w:rsid w:val="009118D4"/>
    <w:rsid w:val="00923CE0"/>
    <w:rsid w:val="00926389"/>
    <w:rsid w:val="0093198D"/>
    <w:rsid w:val="00933870"/>
    <w:rsid w:val="00933A6E"/>
    <w:rsid w:val="0093523A"/>
    <w:rsid w:val="00944195"/>
    <w:rsid w:val="00945B68"/>
    <w:rsid w:val="00946D86"/>
    <w:rsid w:val="009506D5"/>
    <w:rsid w:val="009528C3"/>
    <w:rsid w:val="0095366E"/>
    <w:rsid w:val="00964346"/>
    <w:rsid w:val="0097276D"/>
    <w:rsid w:val="00974FFB"/>
    <w:rsid w:val="009833D6"/>
    <w:rsid w:val="00986C5E"/>
    <w:rsid w:val="00991E5B"/>
    <w:rsid w:val="009A05E1"/>
    <w:rsid w:val="009A3470"/>
    <w:rsid w:val="009B2B4A"/>
    <w:rsid w:val="009B36EA"/>
    <w:rsid w:val="009B6CAD"/>
    <w:rsid w:val="009C0EB4"/>
    <w:rsid w:val="009C1467"/>
    <w:rsid w:val="009C3EEB"/>
    <w:rsid w:val="009C5EEC"/>
    <w:rsid w:val="009D1523"/>
    <w:rsid w:val="009E3726"/>
    <w:rsid w:val="009F07A9"/>
    <w:rsid w:val="009F5E6C"/>
    <w:rsid w:val="009F7F69"/>
    <w:rsid w:val="00A00812"/>
    <w:rsid w:val="00A030A0"/>
    <w:rsid w:val="00A052E2"/>
    <w:rsid w:val="00A1487E"/>
    <w:rsid w:val="00A20492"/>
    <w:rsid w:val="00A22583"/>
    <w:rsid w:val="00A30A7A"/>
    <w:rsid w:val="00A33598"/>
    <w:rsid w:val="00A460F5"/>
    <w:rsid w:val="00A47621"/>
    <w:rsid w:val="00A503CB"/>
    <w:rsid w:val="00A62186"/>
    <w:rsid w:val="00A714EE"/>
    <w:rsid w:val="00A83F6E"/>
    <w:rsid w:val="00A864C1"/>
    <w:rsid w:val="00A86BC4"/>
    <w:rsid w:val="00A90557"/>
    <w:rsid w:val="00A97AC7"/>
    <w:rsid w:val="00AA04B4"/>
    <w:rsid w:val="00AA1DC9"/>
    <w:rsid w:val="00AA2BF3"/>
    <w:rsid w:val="00AA44BE"/>
    <w:rsid w:val="00AB3694"/>
    <w:rsid w:val="00AB6965"/>
    <w:rsid w:val="00AC179B"/>
    <w:rsid w:val="00AC2380"/>
    <w:rsid w:val="00AC4108"/>
    <w:rsid w:val="00AC4338"/>
    <w:rsid w:val="00AC6390"/>
    <w:rsid w:val="00AD1A82"/>
    <w:rsid w:val="00AD288F"/>
    <w:rsid w:val="00AD289F"/>
    <w:rsid w:val="00AD5CFD"/>
    <w:rsid w:val="00AD5DA1"/>
    <w:rsid w:val="00AD7FB6"/>
    <w:rsid w:val="00AE26A4"/>
    <w:rsid w:val="00AE3867"/>
    <w:rsid w:val="00AE55FF"/>
    <w:rsid w:val="00AE5B9F"/>
    <w:rsid w:val="00AE71C7"/>
    <w:rsid w:val="00AF36EE"/>
    <w:rsid w:val="00AF6AF5"/>
    <w:rsid w:val="00B00B0F"/>
    <w:rsid w:val="00B11086"/>
    <w:rsid w:val="00B151F2"/>
    <w:rsid w:val="00B15411"/>
    <w:rsid w:val="00B15855"/>
    <w:rsid w:val="00B239FD"/>
    <w:rsid w:val="00B31358"/>
    <w:rsid w:val="00B33A04"/>
    <w:rsid w:val="00B425E9"/>
    <w:rsid w:val="00B435BA"/>
    <w:rsid w:val="00B453AC"/>
    <w:rsid w:val="00B45959"/>
    <w:rsid w:val="00B460AE"/>
    <w:rsid w:val="00B522BA"/>
    <w:rsid w:val="00B543EB"/>
    <w:rsid w:val="00B54E43"/>
    <w:rsid w:val="00B569DC"/>
    <w:rsid w:val="00B70EBD"/>
    <w:rsid w:val="00B7587D"/>
    <w:rsid w:val="00B81E8E"/>
    <w:rsid w:val="00B84FAC"/>
    <w:rsid w:val="00B85260"/>
    <w:rsid w:val="00B91192"/>
    <w:rsid w:val="00B91B83"/>
    <w:rsid w:val="00B959A9"/>
    <w:rsid w:val="00BA0EC6"/>
    <w:rsid w:val="00BA2EAD"/>
    <w:rsid w:val="00BB41F3"/>
    <w:rsid w:val="00BC102D"/>
    <w:rsid w:val="00BC6E42"/>
    <w:rsid w:val="00BE0F83"/>
    <w:rsid w:val="00BE5721"/>
    <w:rsid w:val="00BF2359"/>
    <w:rsid w:val="00BF555D"/>
    <w:rsid w:val="00BF5C5A"/>
    <w:rsid w:val="00C05E81"/>
    <w:rsid w:val="00C1141A"/>
    <w:rsid w:val="00C148C9"/>
    <w:rsid w:val="00C162A8"/>
    <w:rsid w:val="00C17BA4"/>
    <w:rsid w:val="00C2741B"/>
    <w:rsid w:val="00C34E6A"/>
    <w:rsid w:val="00C473A9"/>
    <w:rsid w:val="00C52B9A"/>
    <w:rsid w:val="00C572D9"/>
    <w:rsid w:val="00C60B08"/>
    <w:rsid w:val="00C61AFF"/>
    <w:rsid w:val="00C61D77"/>
    <w:rsid w:val="00C61E45"/>
    <w:rsid w:val="00C643E8"/>
    <w:rsid w:val="00C70454"/>
    <w:rsid w:val="00C73B89"/>
    <w:rsid w:val="00C74410"/>
    <w:rsid w:val="00C763E9"/>
    <w:rsid w:val="00C76822"/>
    <w:rsid w:val="00C773A3"/>
    <w:rsid w:val="00C80E23"/>
    <w:rsid w:val="00C82537"/>
    <w:rsid w:val="00C836F6"/>
    <w:rsid w:val="00C86A99"/>
    <w:rsid w:val="00C9044F"/>
    <w:rsid w:val="00C9387B"/>
    <w:rsid w:val="00CA0CED"/>
    <w:rsid w:val="00CA7444"/>
    <w:rsid w:val="00CC062A"/>
    <w:rsid w:val="00CC4F9B"/>
    <w:rsid w:val="00CC5C20"/>
    <w:rsid w:val="00CD2810"/>
    <w:rsid w:val="00CE17FE"/>
    <w:rsid w:val="00CE617A"/>
    <w:rsid w:val="00CF0543"/>
    <w:rsid w:val="00CF09FB"/>
    <w:rsid w:val="00CF3D4D"/>
    <w:rsid w:val="00CF6A24"/>
    <w:rsid w:val="00CF7B6B"/>
    <w:rsid w:val="00D201AC"/>
    <w:rsid w:val="00D23B4A"/>
    <w:rsid w:val="00D26FB1"/>
    <w:rsid w:val="00D32115"/>
    <w:rsid w:val="00D35567"/>
    <w:rsid w:val="00D462B0"/>
    <w:rsid w:val="00D469AA"/>
    <w:rsid w:val="00D5061A"/>
    <w:rsid w:val="00D510E3"/>
    <w:rsid w:val="00D51172"/>
    <w:rsid w:val="00D52A31"/>
    <w:rsid w:val="00D60099"/>
    <w:rsid w:val="00D661AB"/>
    <w:rsid w:val="00D852DB"/>
    <w:rsid w:val="00D86D6C"/>
    <w:rsid w:val="00D908C1"/>
    <w:rsid w:val="00D90FB2"/>
    <w:rsid w:val="00D9124B"/>
    <w:rsid w:val="00D9193F"/>
    <w:rsid w:val="00D93234"/>
    <w:rsid w:val="00D96C4D"/>
    <w:rsid w:val="00DA7B8B"/>
    <w:rsid w:val="00DB5D72"/>
    <w:rsid w:val="00DB7183"/>
    <w:rsid w:val="00DC08B4"/>
    <w:rsid w:val="00DC0B81"/>
    <w:rsid w:val="00DC6965"/>
    <w:rsid w:val="00DC77F8"/>
    <w:rsid w:val="00DD1966"/>
    <w:rsid w:val="00DD2AAA"/>
    <w:rsid w:val="00DD407E"/>
    <w:rsid w:val="00DD71DC"/>
    <w:rsid w:val="00DE1B64"/>
    <w:rsid w:val="00DE48BA"/>
    <w:rsid w:val="00DE4BE3"/>
    <w:rsid w:val="00DE583D"/>
    <w:rsid w:val="00DF10A9"/>
    <w:rsid w:val="00DF1BA3"/>
    <w:rsid w:val="00DF37CA"/>
    <w:rsid w:val="00E03B99"/>
    <w:rsid w:val="00E03F4A"/>
    <w:rsid w:val="00E07361"/>
    <w:rsid w:val="00E22C91"/>
    <w:rsid w:val="00E23C68"/>
    <w:rsid w:val="00E242E7"/>
    <w:rsid w:val="00E264D6"/>
    <w:rsid w:val="00E33A83"/>
    <w:rsid w:val="00E35496"/>
    <w:rsid w:val="00E3558B"/>
    <w:rsid w:val="00E36069"/>
    <w:rsid w:val="00E36AD2"/>
    <w:rsid w:val="00E36B81"/>
    <w:rsid w:val="00E37336"/>
    <w:rsid w:val="00E37C47"/>
    <w:rsid w:val="00E43FED"/>
    <w:rsid w:val="00E46554"/>
    <w:rsid w:val="00E63A99"/>
    <w:rsid w:val="00E6474E"/>
    <w:rsid w:val="00E71411"/>
    <w:rsid w:val="00E76DDA"/>
    <w:rsid w:val="00E8371B"/>
    <w:rsid w:val="00E84CEA"/>
    <w:rsid w:val="00E92BF7"/>
    <w:rsid w:val="00E95D5D"/>
    <w:rsid w:val="00EA0425"/>
    <w:rsid w:val="00EA062D"/>
    <w:rsid w:val="00EA2164"/>
    <w:rsid w:val="00EA46AB"/>
    <w:rsid w:val="00EA5771"/>
    <w:rsid w:val="00EA6C90"/>
    <w:rsid w:val="00EC1D76"/>
    <w:rsid w:val="00EC26C8"/>
    <w:rsid w:val="00EC3C49"/>
    <w:rsid w:val="00EC4C92"/>
    <w:rsid w:val="00EC64D2"/>
    <w:rsid w:val="00ED0ABE"/>
    <w:rsid w:val="00ED17F0"/>
    <w:rsid w:val="00ED3E0C"/>
    <w:rsid w:val="00EE2661"/>
    <w:rsid w:val="00EE4072"/>
    <w:rsid w:val="00EE694C"/>
    <w:rsid w:val="00EF00E8"/>
    <w:rsid w:val="00EF10D3"/>
    <w:rsid w:val="00EF42D3"/>
    <w:rsid w:val="00EF50CB"/>
    <w:rsid w:val="00F22EF9"/>
    <w:rsid w:val="00F23884"/>
    <w:rsid w:val="00F26F2A"/>
    <w:rsid w:val="00F32698"/>
    <w:rsid w:val="00F32E69"/>
    <w:rsid w:val="00F34BE8"/>
    <w:rsid w:val="00F359BD"/>
    <w:rsid w:val="00F364CC"/>
    <w:rsid w:val="00F4341A"/>
    <w:rsid w:val="00F622AD"/>
    <w:rsid w:val="00F67F47"/>
    <w:rsid w:val="00F82B0B"/>
    <w:rsid w:val="00F8500D"/>
    <w:rsid w:val="00F874A6"/>
    <w:rsid w:val="00FA18AC"/>
    <w:rsid w:val="00FA378B"/>
    <w:rsid w:val="00FA419A"/>
    <w:rsid w:val="00FB6697"/>
    <w:rsid w:val="00FB6CDC"/>
    <w:rsid w:val="00FC4A05"/>
    <w:rsid w:val="00FD2A83"/>
    <w:rsid w:val="00FD465A"/>
    <w:rsid w:val="00FD637E"/>
    <w:rsid w:val="00FE5799"/>
    <w:rsid w:val="00FF21E7"/>
    <w:rsid w:val="00FF3E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990751B"/>
  <w15:chartTrackingRefBased/>
  <w15:docId w15:val="{D2E2E9B6-A4B2-4D7D-B031-3A99983C6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A4C8C"/>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0648"/>
    <w:pPr>
      <w:ind w:leftChars="400" w:left="840"/>
    </w:pPr>
  </w:style>
  <w:style w:type="character" w:styleId="a4">
    <w:name w:val="annotation reference"/>
    <w:basedOn w:val="a0"/>
    <w:uiPriority w:val="99"/>
    <w:semiHidden/>
    <w:unhideWhenUsed/>
    <w:rsid w:val="009A3470"/>
    <w:rPr>
      <w:sz w:val="18"/>
      <w:szCs w:val="18"/>
    </w:rPr>
  </w:style>
  <w:style w:type="paragraph" w:styleId="a5">
    <w:name w:val="annotation text"/>
    <w:basedOn w:val="a"/>
    <w:link w:val="a6"/>
    <w:uiPriority w:val="99"/>
    <w:unhideWhenUsed/>
    <w:rsid w:val="009A3470"/>
    <w:pPr>
      <w:jc w:val="left"/>
    </w:pPr>
  </w:style>
  <w:style w:type="character" w:customStyle="1" w:styleId="a6">
    <w:name w:val="コメント文字列 (文字)"/>
    <w:basedOn w:val="a0"/>
    <w:link w:val="a5"/>
    <w:uiPriority w:val="99"/>
    <w:rsid w:val="009A3470"/>
  </w:style>
  <w:style w:type="paragraph" w:styleId="a7">
    <w:name w:val="annotation subject"/>
    <w:basedOn w:val="a5"/>
    <w:next w:val="a5"/>
    <w:link w:val="a8"/>
    <w:uiPriority w:val="99"/>
    <w:semiHidden/>
    <w:unhideWhenUsed/>
    <w:rsid w:val="009A3470"/>
    <w:rPr>
      <w:b/>
      <w:bCs/>
    </w:rPr>
  </w:style>
  <w:style w:type="character" w:customStyle="1" w:styleId="a8">
    <w:name w:val="コメント内容 (文字)"/>
    <w:basedOn w:val="a6"/>
    <w:link w:val="a7"/>
    <w:uiPriority w:val="99"/>
    <w:semiHidden/>
    <w:rsid w:val="009A3470"/>
    <w:rPr>
      <w:b/>
      <w:bCs/>
    </w:rPr>
  </w:style>
  <w:style w:type="paragraph" w:styleId="a9">
    <w:name w:val="header"/>
    <w:basedOn w:val="a"/>
    <w:link w:val="aa"/>
    <w:uiPriority w:val="99"/>
    <w:unhideWhenUsed/>
    <w:rsid w:val="002B3810"/>
    <w:pPr>
      <w:tabs>
        <w:tab w:val="center" w:pos="4252"/>
        <w:tab w:val="right" w:pos="8504"/>
      </w:tabs>
      <w:snapToGrid w:val="0"/>
    </w:pPr>
  </w:style>
  <w:style w:type="character" w:customStyle="1" w:styleId="aa">
    <w:name w:val="ヘッダー (文字)"/>
    <w:basedOn w:val="a0"/>
    <w:link w:val="a9"/>
    <w:uiPriority w:val="99"/>
    <w:rsid w:val="002B3810"/>
  </w:style>
  <w:style w:type="paragraph" w:styleId="ab">
    <w:name w:val="footer"/>
    <w:basedOn w:val="a"/>
    <w:link w:val="ac"/>
    <w:uiPriority w:val="99"/>
    <w:unhideWhenUsed/>
    <w:rsid w:val="002B3810"/>
    <w:pPr>
      <w:tabs>
        <w:tab w:val="center" w:pos="4252"/>
        <w:tab w:val="right" w:pos="8504"/>
      </w:tabs>
      <w:snapToGrid w:val="0"/>
    </w:pPr>
  </w:style>
  <w:style w:type="character" w:customStyle="1" w:styleId="ac">
    <w:name w:val="フッター (文字)"/>
    <w:basedOn w:val="a0"/>
    <w:link w:val="ab"/>
    <w:uiPriority w:val="99"/>
    <w:rsid w:val="002B3810"/>
  </w:style>
  <w:style w:type="paragraph" w:styleId="ad">
    <w:name w:val="footnote text"/>
    <w:basedOn w:val="a"/>
    <w:link w:val="ae"/>
    <w:uiPriority w:val="99"/>
    <w:semiHidden/>
    <w:unhideWhenUsed/>
    <w:rsid w:val="00776574"/>
    <w:pPr>
      <w:snapToGrid w:val="0"/>
      <w:jc w:val="left"/>
    </w:pPr>
  </w:style>
  <w:style w:type="character" w:customStyle="1" w:styleId="ae">
    <w:name w:val="脚注文字列 (文字)"/>
    <w:basedOn w:val="a0"/>
    <w:link w:val="ad"/>
    <w:uiPriority w:val="99"/>
    <w:semiHidden/>
    <w:rsid w:val="00776574"/>
  </w:style>
  <w:style w:type="character" w:styleId="af">
    <w:name w:val="footnote reference"/>
    <w:basedOn w:val="a0"/>
    <w:uiPriority w:val="99"/>
    <w:semiHidden/>
    <w:unhideWhenUsed/>
    <w:rsid w:val="00776574"/>
    <w:rPr>
      <w:vertAlign w:val="superscript"/>
    </w:rPr>
  </w:style>
  <w:style w:type="paragraph" w:styleId="af0">
    <w:name w:val="Revision"/>
    <w:hidden/>
    <w:uiPriority w:val="99"/>
    <w:semiHidden/>
    <w:rsid w:val="00F32E69"/>
  </w:style>
  <w:style w:type="character" w:styleId="af1">
    <w:name w:val="Placeholder Text"/>
    <w:basedOn w:val="a0"/>
    <w:uiPriority w:val="99"/>
    <w:semiHidden/>
    <w:rsid w:val="004C08D2"/>
    <w:rPr>
      <w:color w:val="808080"/>
    </w:rPr>
  </w:style>
  <w:style w:type="character" w:customStyle="1" w:styleId="10">
    <w:name w:val="見出し 1 (文字)"/>
    <w:basedOn w:val="a0"/>
    <w:link w:val="1"/>
    <w:uiPriority w:val="9"/>
    <w:rsid w:val="004A4C8C"/>
    <w:rPr>
      <w:rFonts w:asciiTheme="majorHAnsi" w:eastAsiaTheme="majorEastAsia" w:hAnsiTheme="majorHAnsi" w:cstheme="majorBidi"/>
      <w:sz w:val="24"/>
      <w:szCs w:val="24"/>
    </w:rPr>
  </w:style>
  <w:style w:type="paragraph" w:styleId="af2">
    <w:name w:val="No Spacing"/>
    <w:link w:val="af3"/>
    <w:uiPriority w:val="1"/>
    <w:qFormat/>
    <w:rsid w:val="00645E65"/>
    <w:rPr>
      <w:kern w:val="0"/>
      <w:sz w:val="22"/>
      <w:lang w:eastAsia="en-US"/>
    </w:rPr>
  </w:style>
  <w:style w:type="character" w:customStyle="1" w:styleId="af3">
    <w:name w:val="行間詰め (文字)"/>
    <w:basedOn w:val="a0"/>
    <w:link w:val="af2"/>
    <w:uiPriority w:val="1"/>
    <w:rsid w:val="00645E65"/>
    <w:rPr>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098216">
      <w:bodyDiv w:val="1"/>
      <w:marLeft w:val="0"/>
      <w:marRight w:val="0"/>
      <w:marTop w:val="0"/>
      <w:marBottom w:val="0"/>
      <w:divBdr>
        <w:top w:val="none" w:sz="0" w:space="0" w:color="auto"/>
        <w:left w:val="none" w:sz="0" w:space="0" w:color="auto"/>
        <w:bottom w:val="none" w:sz="0" w:space="0" w:color="auto"/>
        <w:right w:val="none" w:sz="0" w:space="0" w:color="auto"/>
      </w:divBdr>
    </w:div>
    <w:div w:id="110803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microsoft.com/office/2018/08/relationships/commentsExtensible" Target="commentsExtensible.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2023-03-27T00:00:00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ドキュメント" ma:contentTypeID="0x0101004BC70237988972438FD69670B9DBD720" ma:contentTypeVersion="2" ma:contentTypeDescription="新しいドキュメントを作成します。" ma:contentTypeScope="" ma:versionID="7c98ef36246d35afefd9951c66e62cd1">
  <xsd:schema xmlns:xsd="http://www.w3.org/2001/XMLSchema" xmlns:xs="http://www.w3.org/2001/XMLSchema" xmlns:p="http://schemas.microsoft.com/office/2006/metadata/properties" xmlns:ns2="a363bb29-6ecc-43a7-b72e-5eef6bd7fe79" targetNamespace="http://schemas.microsoft.com/office/2006/metadata/properties" ma:root="true" ma:fieldsID="db94022fb35bab025da443eea2bc8754" ns2:_="">
    <xsd:import namespace="a363bb29-6ecc-43a7-b72e-5eef6bd7fe7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63bb29-6ecc-43a7-b72e-5eef6bd7fe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67C72A-671B-434D-A9C2-DED0A90381B3}">
  <ds:schemaRefs>
    <ds:schemaRef ds:uri="http://schemas.microsoft.com/sharepoint/v3/contenttype/forms"/>
  </ds:schemaRefs>
</ds:datastoreItem>
</file>

<file path=customXml/itemProps3.xml><?xml version="1.0" encoding="utf-8"?>
<ds:datastoreItem xmlns:ds="http://schemas.openxmlformats.org/officeDocument/2006/customXml" ds:itemID="{07EC03C3-B287-4D03-8293-0FF6D943C56C}">
  <ds:schemaRefs>
    <ds:schemaRef ds:uri="http://schemas.openxmlformats.org/officeDocument/2006/bibliography"/>
  </ds:schemaRefs>
</ds:datastoreItem>
</file>

<file path=customXml/itemProps4.xml><?xml version="1.0" encoding="utf-8"?>
<ds:datastoreItem xmlns:ds="http://schemas.openxmlformats.org/officeDocument/2006/customXml" ds:itemID="{E0A994E3-B4B5-430E-A294-59B2856363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63bb29-6ecc-43a7-b72e-5eef6bd7fe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24</Pages>
  <Words>3603</Words>
  <Characters>20540</Characters>
  <Application>Microsoft Office Word</Application>
  <DocSecurity>0</DocSecurity>
  <Lines>171</Lines>
  <Paragraphs>48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NAWI Q2 Report</vt:lpstr>
      <vt:lpstr>NAWI Q2 Report</vt:lpstr>
    </vt:vector>
  </TitlesOfParts>
  <Company>Yokogawa</Company>
  <LinksUpToDate>false</LinksUpToDate>
  <CharactersWithSpaces>24095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NAWI Q2 Report</dc:title>
  <dc:subject/>
  <dc:creator>Paterson, Alarna</dc:creator>
  <cp:keywords/>
  <dc:description/>
  <cp:lastModifiedBy>Kumagai, Wataru (Wataru.Kumagai@yokogawa.com)</cp:lastModifiedBy>
  <cp:revision>18</cp:revision>
  <cp:lastPrinted>2023-03-27T20:18:00Z</cp:lastPrinted>
  <dcterms:created xsi:type="dcterms:W3CDTF">2023-03-29T01:01:00Z</dcterms:created>
  <dcterms:modified xsi:type="dcterms:W3CDTF">2023-03-29T05:30:00Z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b5a962-1a7a-4bf8-819d-07a170110954_Enabled">
    <vt:lpwstr>true</vt:lpwstr>
  </property>
  <property fmtid="{D5CDD505-2E9C-101B-9397-08002B2CF9AE}" pid="3" name="MSIP_Label_69b5a962-1a7a-4bf8-819d-07a170110954_SetDate">
    <vt:lpwstr>2023-03-14T07:06:03Z</vt:lpwstr>
  </property>
  <property fmtid="{D5CDD505-2E9C-101B-9397-08002B2CF9AE}" pid="4" name="MSIP_Label_69b5a962-1a7a-4bf8-819d-07a170110954_Method">
    <vt:lpwstr>Standard</vt:lpwstr>
  </property>
  <property fmtid="{D5CDD505-2E9C-101B-9397-08002B2CF9AE}" pid="5" name="MSIP_Label_69b5a962-1a7a-4bf8-819d-07a170110954_Name">
    <vt:lpwstr>InternalUse</vt:lpwstr>
  </property>
  <property fmtid="{D5CDD505-2E9C-101B-9397-08002B2CF9AE}" pid="6" name="MSIP_Label_69b5a962-1a7a-4bf8-819d-07a170110954_SiteId">
    <vt:lpwstr>0da2a83b-13d9-4a35-965f-ec53a220ed9d</vt:lpwstr>
  </property>
  <property fmtid="{D5CDD505-2E9C-101B-9397-08002B2CF9AE}" pid="7" name="MSIP_Label_69b5a962-1a7a-4bf8-819d-07a170110954_ActionId">
    <vt:lpwstr>8c1e9a6d-9c5e-4c48-959d-f39960cab8e5</vt:lpwstr>
  </property>
  <property fmtid="{D5CDD505-2E9C-101B-9397-08002B2CF9AE}" pid="8" name="MSIP_Label_69b5a962-1a7a-4bf8-819d-07a170110954_ContentBits">
    <vt:lpwstr>0</vt:lpwstr>
  </property>
</Properties>
</file>